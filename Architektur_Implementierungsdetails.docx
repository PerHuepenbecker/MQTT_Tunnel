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7E019" w14:textId="77777777" w:rsidR="000049DB" w:rsidRPr="0026021B" w:rsidRDefault="000049DB" w:rsidP="000049DB">
      <w:pPr>
        <w:pStyle w:val="berschrift"/>
        <w:rPr>
          <w:rFonts w:ascii="Helvetica" w:hAnsi="Helvetica"/>
          <w:b w:val="0"/>
          <w:bCs w:val="0"/>
          <w:sz w:val="22"/>
          <w:szCs w:val="22"/>
        </w:rPr>
      </w:pPr>
      <w:bookmarkStart w:id="0" w:name="_Toc25"/>
      <w:r w:rsidRPr="0026021B">
        <w:rPr>
          <w:rFonts w:ascii="Helvetica" w:eastAsia="Arial Unicode MS" w:hAnsi="Helvetica" w:cs="Arial Unicode MS"/>
          <w:b w:val="0"/>
          <w:bCs w:val="0"/>
          <w:sz w:val="22"/>
          <w:szCs w:val="22"/>
        </w:rPr>
        <w:t>4.1 Entwicklungsumgebung</w:t>
      </w:r>
      <w:bookmarkEnd w:id="0"/>
    </w:p>
    <w:p w14:paraId="113D0BCE" w14:textId="77777777" w:rsidR="000049DB" w:rsidRPr="0026021B" w:rsidRDefault="000049DB" w:rsidP="000049DB">
      <w:pPr>
        <w:pStyle w:val="TextA"/>
        <w:rPr>
          <w:rFonts w:ascii="Helvetica" w:hAnsi="Helvetica"/>
        </w:rPr>
      </w:pPr>
    </w:p>
    <w:p w14:paraId="6DFAA6D0" w14:textId="15AEBBB2" w:rsidR="000049DB" w:rsidRPr="0026021B" w:rsidRDefault="000049DB" w:rsidP="000049DB">
      <w:pPr>
        <w:pStyle w:val="TextA"/>
        <w:jc w:val="both"/>
        <w:rPr>
          <w:rFonts w:ascii="Helvetica" w:hAnsi="Helvetica"/>
        </w:rPr>
      </w:pPr>
      <w:r w:rsidRPr="0026021B">
        <w:rPr>
          <w:rFonts w:ascii="Helvetica" w:hAnsi="Helvetica"/>
        </w:rPr>
        <w:t xml:space="preserve">Implementiert und </w:t>
      </w:r>
      <w:r w:rsidR="007B5ACB">
        <w:rPr>
          <w:rFonts w:ascii="Helvetica" w:hAnsi="Helvetica"/>
        </w:rPr>
        <w:t xml:space="preserve">initial </w:t>
      </w:r>
      <w:r w:rsidRPr="0026021B">
        <w:rPr>
          <w:rFonts w:ascii="Helvetica" w:hAnsi="Helvetica"/>
        </w:rPr>
        <w:t xml:space="preserve">getestet wurde der </w:t>
      </w:r>
      <w:proofErr w:type="gramStart"/>
      <w:r w:rsidRPr="0026021B">
        <w:rPr>
          <w:rFonts w:ascii="Helvetica" w:hAnsi="Helvetica"/>
        </w:rPr>
        <w:t>MQTT Tunnel</w:t>
      </w:r>
      <w:proofErr w:type="gramEnd"/>
      <w:r w:rsidRPr="0026021B">
        <w:rPr>
          <w:rFonts w:ascii="Helvetica" w:hAnsi="Helvetica"/>
        </w:rPr>
        <w:t xml:space="preserve"> auf Debian (Version) Systemen und leichtgewichtigen </w:t>
      </w:r>
      <w:proofErr w:type="spellStart"/>
      <w:r w:rsidRPr="0026021B">
        <w:rPr>
          <w:rFonts w:ascii="Helvetica" w:hAnsi="Helvetica"/>
        </w:rPr>
        <w:t>Dev</w:t>
      </w:r>
      <w:proofErr w:type="spellEnd"/>
      <w:r w:rsidRPr="0026021B">
        <w:rPr>
          <w:rFonts w:ascii="Helvetica" w:hAnsi="Helvetica"/>
        </w:rPr>
        <w:t xml:space="preserve">-Containern.  </w:t>
      </w:r>
    </w:p>
    <w:p w14:paraId="43DE769E" w14:textId="77777777" w:rsidR="000049DB" w:rsidRPr="0026021B" w:rsidRDefault="000049DB" w:rsidP="000049DB">
      <w:pPr>
        <w:pStyle w:val="TextA"/>
        <w:jc w:val="both"/>
        <w:rPr>
          <w:rFonts w:ascii="Helvetica" w:hAnsi="Helvetica"/>
        </w:rPr>
      </w:pPr>
    </w:p>
    <w:p w14:paraId="48796B62" w14:textId="77777777" w:rsidR="000049DB" w:rsidRPr="0026021B" w:rsidRDefault="000049DB" w:rsidP="000049DB">
      <w:pPr>
        <w:pStyle w:val="berschrift2"/>
        <w:rPr>
          <w:rFonts w:ascii="Helvetica" w:hAnsi="Helvetica"/>
          <w:sz w:val="22"/>
          <w:szCs w:val="22"/>
        </w:rPr>
      </w:pPr>
      <w:r w:rsidRPr="0026021B">
        <w:rPr>
          <w:rFonts w:ascii="Helvetica" w:hAnsi="Helvetica"/>
          <w:sz w:val="22"/>
          <w:szCs w:val="22"/>
        </w:rPr>
        <w:t>4.2 Aufbau der Software</w:t>
      </w:r>
    </w:p>
    <w:p w14:paraId="75195C39" w14:textId="77777777" w:rsidR="000049DB" w:rsidRPr="0026021B" w:rsidRDefault="000049DB" w:rsidP="000049DB">
      <w:pPr>
        <w:pStyle w:val="TextA"/>
        <w:jc w:val="both"/>
        <w:rPr>
          <w:rFonts w:ascii="Helvetica" w:hAnsi="Helvetica"/>
        </w:rPr>
      </w:pPr>
    </w:p>
    <w:p w14:paraId="3CDF5788" w14:textId="03B0D500" w:rsidR="008A1983" w:rsidRPr="0026021B" w:rsidRDefault="000049DB">
      <w:pPr>
        <w:rPr>
          <w:rFonts w:ascii="Helvetica" w:hAnsi="Helvetica"/>
          <w:sz w:val="22"/>
          <w:szCs w:val="22"/>
        </w:rPr>
      </w:pPr>
      <w:ins w:id="1" w:author="Per Hüpenbecker" w:date="2026-01-15T23:59:00Z">
        <w:r w:rsidRPr="0026021B">
          <w:rPr>
            <w:rFonts w:ascii="Helvetica" w:hAnsi="Helvetica"/>
            <w:sz w:val="22"/>
            <w:szCs w:val="22"/>
          </w:rPr>
          <w:drawing>
            <wp:inline distT="0" distB="0" distL="0" distR="0" wp14:anchorId="31E809D6" wp14:editId="2DCE305C">
              <wp:extent cx="5756910" cy="3909060"/>
              <wp:effectExtent l="0" t="0" r="0" b="2540"/>
              <wp:docPr id="1249428078" name="Grafik 1" descr="Ein Bild, das Text, Diagramm, Reihe, Plan enthält.&#10;&#10;Automatisch generierte Beschreibu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49428078" name="Grafik 1" descr="Ein Bild, das Text, Diagramm, Reihe, Plan enthält.&#10;&#10;Automatisch generierte Beschreibung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6910" cy="39090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3EE7530" w14:textId="77777777" w:rsidR="000049DB" w:rsidRPr="0026021B" w:rsidRDefault="000049DB">
      <w:pPr>
        <w:rPr>
          <w:rFonts w:ascii="Helvetica" w:hAnsi="Helvetica"/>
          <w:sz w:val="22"/>
          <w:szCs w:val="22"/>
        </w:rPr>
      </w:pPr>
    </w:p>
    <w:p w14:paraId="4430B2EF" w14:textId="77777777" w:rsidR="000049DB" w:rsidRPr="0026021B" w:rsidRDefault="000049DB" w:rsidP="000049DB">
      <w:pPr>
        <w:pStyle w:val="StandardWeb"/>
        <w:rPr>
          <w:rFonts w:ascii="Helvetica" w:hAnsi="Helvetica"/>
          <w:sz w:val="22"/>
          <w:szCs w:val="22"/>
        </w:rPr>
      </w:pPr>
      <w:r w:rsidRPr="0026021B">
        <w:rPr>
          <w:rFonts w:ascii="Helvetica" w:hAnsi="Helvetica"/>
          <w:sz w:val="22"/>
          <w:szCs w:val="22"/>
        </w:rPr>
        <w:t xml:space="preserve">Die Klasse </w:t>
      </w:r>
      <w:proofErr w:type="spell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TunnelServer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implementiert einen MQTT-basierten Tunnel-Server, der mehrere Tunnel-Clients verwalten kann und IP-Pakete zwischen einem lokalen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TUN-Interface</w:t>
      </w:r>
      <w:r w:rsidRPr="0026021B">
        <w:rPr>
          <w:rFonts w:ascii="Helvetica" w:hAnsi="Helvetica"/>
          <w:sz w:val="22"/>
          <w:szCs w:val="22"/>
        </w:rPr>
        <w:t xml:space="preserve"> und MQTT-Datenkanälen weiterleitet. Sie übernimmt den vollständigen Serverbetrieb inklusive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TUN-Device Setup</w:t>
      </w:r>
      <w:r w:rsidRPr="0026021B">
        <w:rPr>
          <w:rFonts w:ascii="Helvetica" w:hAnsi="Helvetica"/>
          <w:sz w:val="22"/>
          <w:szCs w:val="22"/>
        </w:rPr>
        <w:t xml:space="preserve">,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Session-Handshake</w:t>
      </w:r>
      <w:r w:rsidRPr="0026021B">
        <w:rPr>
          <w:rFonts w:ascii="Helvetica" w:hAnsi="Helvetica"/>
          <w:sz w:val="22"/>
          <w:szCs w:val="22"/>
        </w:rPr>
        <w:t xml:space="preserve">,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IP-Adressvergabe</w:t>
      </w:r>
      <w:r w:rsidRPr="0026021B">
        <w:rPr>
          <w:rFonts w:ascii="Helvetica" w:hAnsi="Helvetica"/>
          <w:sz w:val="22"/>
          <w:szCs w:val="22"/>
        </w:rPr>
        <w:t xml:space="preserve">,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Routing/NAT-Konfiguration</w:t>
      </w:r>
      <w:r w:rsidRPr="0026021B">
        <w:rPr>
          <w:rFonts w:ascii="Helvetica" w:hAnsi="Helvetica"/>
          <w:sz w:val="22"/>
          <w:szCs w:val="22"/>
        </w:rPr>
        <w:t xml:space="preserve"> bei </w:t>
      </w:r>
      <w:proofErr w:type="spellStart"/>
      <w:r w:rsidRPr="0026021B">
        <w:rPr>
          <w:rFonts w:ascii="Helvetica" w:hAnsi="Helvetica"/>
          <w:sz w:val="22"/>
          <w:szCs w:val="22"/>
        </w:rPr>
        <w:t>Gatewaybetrieb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, sowie optionaler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Ende-zu-Ende-Verschlüsselung</w:t>
      </w:r>
      <w:r w:rsidRPr="0026021B">
        <w:rPr>
          <w:rFonts w:ascii="Helvetica" w:hAnsi="Helvetica"/>
          <w:sz w:val="22"/>
          <w:szCs w:val="22"/>
        </w:rPr>
        <w:t>.</w:t>
      </w:r>
    </w:p>
    <w:p w14:paraId="1B4D5C3C" w14:textId="77777777" w:rsidR="000049DB" w:rsidRPr="0026021B" w:rsidRDefault="000049DB" w:rsidP="000049DB">
      <w:pPr>
        <w:pStyle w:val="StandardWeb"/>
        <w:rPr>
          <w:rFonts w:ascii="Helvetica" w:hAnsi="Helvetica"/>
          <w:sz w:val="22"/>
          <w:szCs w:val="22"/>
        </w:rPr>
      </w:pPr>
      <w:r w:rsidRPr="0026021B">
        <w:rPr>
          <w:rFonts w:ascii="Helvetica" w:hAnsi="Helvetica"/>
          <w:sz w:val="22"/>
          <w:szCs w:val="22"/>
        </w:rPr>
        <w:t>Beim Start konfiguriert der Server das TUN-Interface, aktiviert IP-</w:t>
      </w:r>
      <w:proofErr w:type="spellStart"/>
      <w:r w:rsidRPr="0026021B">
        <w:rPr>
          <w:rFonts w:ascii="Helvetica" w:hAnsi="Helvetica"/>
          <w:sz w:val="22"/>
          <w:szCs w:val="22"/>
        </w:rPr>
        <w:t>Forwarding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, verbindet sich mit dem MQTT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Command- und Data-Channel</w:t>
      </w:r>
      <w:r w:rsidRPr="0026021B">
        <w:rPr>
          <w:rFonts w:ascii="Helvetica" w:hAnsi="Helvetica"/>
          <w:sz w:val="22"/>
          <w:szCs w:val="22"/>
        </w:rPr>
        <w:t xml:space="preserve"> und startet einen separaten Thread zum asynchronen Lesen von Paketen aus dem TUN-Device. Neue Clients werden über Nachrichten im Command-Channel über ein eigenes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Handshake-Protokoll</w:t>
      </w:r>
      <w:r w:rsidRPr="0026021B">
        <w:rPr>
          <w:rFonts w:ascii="Helvetica" w:hAnsi="Helvetica"/>
          <w:sz w:val="22"/>
          <w:szCs w:val="22"/>
        </w:rPr>
        <w:t xml:space="preserve"> aufgenommen. Dabei wird pro Client dynamisch eine IP-Adresse aus dem </w:t>
      </w:r>
      <w:proofErr w:type="spell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IPPool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vergeben, </w:t>
      </w:r>
      <w:proofErr w:type="spellStart"/>
      <w:r w:rsidRPr="0026021B">
        <w:rPr>
          <w:rFonts w:ascii="Helvetica" w:hAnsi="Helvetica"/>
          <w:sz w:val="22"/>
          <w:szCs w:val="22"/>
        </w:rPr>
        <w:t>indiviudelle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MQTT-Topics für Ein- und ausgehende Datenkanäle erzeugt und die Session Daten </w:t>
      </w:r>
      <w:proofErr w:type="spellStart"/>
      <w:r w:rsidRPr="0026021B">
        <w:rPr>
          <w:rFonts w:ascii="Helvetica" w:hAnsi="Helvetica"/>
          <w:sz w:val="22"/>
          <w:szCs w:val="22"/>
        </w:rPr>
        <w:t>threadsafe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in der </w:t>
      </w:r>
      <w:proofErr w:type="spellStart"/>
      <w:r w:rsidRPr="0026021B">
        <w:rPr>
          <w:rFonts w:ascii="Helvetica" w:hAnsi="Helvetica"/>
          <w:sz w:val="22"/>
          <w:szCs w:val="22"/>
        </w:rPr>
        <w:t>SessionMap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gespeichert.</w:t>
      </w:r>
    </w:p>
    <w:p w14:paraId="01D8225F" w14:textId="77777777" w:rsidR="000049DB" w:rsidRPr="0026021B" w:rsidRDefault="000049DB" w:rsidP="000049DB">
      <w:pPr>
        <w:pStyle w:val="StandardWeb"/>
        <w:rPr>
          <w:rFonts w:ascii="Helvetica" w:hAnsi="Helvetica"/>
          <w:sz w:val="22"/>
          <w:szCs w:val="22"/>
        </w:rPr>
      </w:pPr>
      <w:r w:rsidRPr="0026021B">
        <w:rPr>
          <w:rFonts w:ascii="Helvetica" w:hAnsi="Helvetica"/>
          <w:sz w:val="22"/>
          <w:szCs w:val="22"/>
        </w:rPr>
        <w:t xml:space="preserve">Im Betrieb liest der Server IP-Pakete aus dem TUN-Interface, ermittelt anhand der Zieladresse die passende Client-Session und veröffentlicht die Daten </w:t>
      </w:r>
      <w:proofErr w:type="gramStart"/>
      <w:r w:rsidRPr="0026021B">
        <w:rPr>
          <w:rFonts w:ascii="Helvetica" w:hAnsi="Helvetica"/>
          <w:sz w:val="22"/>
          <w:szCs w:val="22"/>
        </w:rPr>
        <w:t>über den zugehörigen MQTT-Topic</w:t>
      </w:r>
      <w:proofErr w:type="gramEnd"/>
      <w:r w:rsidRPr="0026021B">
        <w:rPr>
          <w:rFonts w:ascii="Helvetica" w:hAnsi="Helvetica"/>
          <w:sz w:val="22"/>
          <w:szCs w:val="22"/>
        </w:rPr>
        <w:t xml:space="preserve">. Optional werden </w:t>
      </w:r>
      <w:proofErr w:type="spellStart"/>
      <w:r w:rsidRPr="0026021B">
        <w:rPr>
          <w:rFonts w:ascii="Helvetica" w:hAnsi="Helvetica"/>
          <w:sz w:val="22"/>
          <w:szCs w:val="22"/>
        </w:rPr>
        <w:t>Payloads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pro Client mit dem integrierten </w:t>
      </w:r>
      <w:proofErr w:type="spell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CryptoManager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verschlüsselt. Beim Stoppen </w:t>
      </w:r>
      <w:proofErr w:type="gramStart"/>
      <w:r w:rsidRPr="0026021B">
        <w:rPr>
          <w:rFonts w:ascii="Helvetica" w:hAnsi="Helvetica"/>
          <w:sz w:val="22"/>
          <w:szCs w:val="22"/>
        </w:rPr>
        <w:t>werden</w:t>
      </w:r>
      <w:proofErr w:type="gramEnd"/>
      <w:r w:rsidRPr="0026021B">
        <w:rPr>
          <w:rFonts w:ascii="Helvetica" w:hAnsi="Helvetica"/>
          <w:sz w:val="22"/>
          <w:szCs w:val="22"/>
        </w:rPr>
        <w:t xml:space="preserve"> der Thread beendet und MQTT-Verbindungen sauber getrennt und bei Session-Termination einzelner Clients werden Ressourcen wie IP-Adressen und Routing/NAT-Regeln freigegeben.</w:t>
      </w:r>
    </w:p>
    <w:p w14:paraId="5BAB4F4E" w14:textId="77777777" w:rsidR="000049DB" w:rsidRPr="0026021B" w:rsidRDefault="000049DB" w:rsidP="000049DB">
      <w:pPr>
        <w:pStyle w:val="Beschriftung"/>
        <w:jc w:val="both"/>
        <w:rPr>
          <w:rFonts w:ascii="Helvetica" w:hAnsi="Helvetica"/>
          <w:sz w:val="22"/>
          <w:szCs w:val="22"/>
        </w:rPr>
      </w:pPr>
    </w:p>
    <w:p w14:paraId="3C73653C" w14:textId="5C580401" w:rsidR="000049DB" w:rsidRPr="0026021B" w:rsidRDefault="000049DB">
      <w:pPr>
        <w:rPr>
          <w:rFonts w:ascii="Helvetica" w:hAnsi="Helvetica"/>
          <w:sz w:val="22"/>
          <w:szCs w:val="22"/>
        </w:rPr>
      </w:pPr>
      <w:ins w:id="2" w:author="Per Hüpenbecker" w:date="2026-01-15T23:50:00Z">
        <w:r w:rsidRPr="0026021B">
          <w:rPr>
            <w:rFonts w:ascii="Helvetica" w:hAnsi="Helvetica"/>
            <w:sz w:val="22"/>
            <w:szCs w:val="22"/>
          </w:rPr>
          <w:drawing>
            <wp:inline distT="0" distB="0" distL="0" distR="0" wp14:anchorId="379E8ECD" wp14:editId="58D932A7">
              <wp:extent cx="5756910" cy="4331970"/>
              <wp:effectExtent l="0" t="0" r="0" b="0"/>
              <wp:docPr id="987094563" name="Grafik 1" descr="Komponenten der TunnelClient Klasse&#10;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87094563" name="Grafik 1" descr="Komponenten der TunnelClient Klasse&#10;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6910" cy="43319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6405996" w14:textId="77777777" w:rsidR="000049DB" w:rsidRPr="0026021B" w:rsidRDefault="000049DB">
      <w:pPr>
        <w:rPr>
          <w:rFonts w:ascii="Helvetica" w:hAnsi="Helvetica"/>
          <w:sz w:val="22"/>
          <w:szCs w:val="22"/>
        </w:rPr>
      </w:pPr>
    </w:p>
    <w:p w14:paraId="122374CE" w14:textId="77777777" w:rsidR="000049DB" w:rsidRPr="0026021B" w:rsidRDefault="000049DB" w:rsidP="000049DB">
      <w:pPr>
        <w:pStyle w:val="StandardWeb"/>
        <w:rPr>
          <w:rFonts w:ascii="Helvetica" w:hAnsi="Helvetica"/>
          <w:sz w:val="22"/>
          <w:szCs w:val="22"/>
        </w:rPr>
      </w:pPr>
      <w:r w:rsidRPr="0026021B">
        <w:rPr>
          <w:rFonts w:ascii="Helvetica" w:hAnsi="Helvetica"/>
          <w:sz w:val="22"/>
          <w:szCs w:val="22"/>
        </w:rPr>
        <w:t xml:space="preserve">Die Klasse </w:t>
      </w:r>
      <w:proofErr w:type="spell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TunnelClient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implementiert einen MQTT-basierten Tunnel-Client, der Netzwerkpakete über ein lokales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TUN-Interface</w:t>
      </w:r>
      <w:r w:rsidRPr="0026021B">
        <w:rPr>
          <w:rFonts w:ascii="Helvetica" w:hAnsi="Helvetica"/>
          <w:sz w:val="22"/>
          <w:szCs w:val="22"/>
        </w:rPr>
        <w:t xml:space="preserve"> liest und über MQTT an einen Tunnel-Server überträgt. Sie übernimmt analog zur </w:t>
      </w:r>
      <w:proofErr w:type="spellStart"/>
      <w:r w:rsidRPr="0026021B">
        <w:rPr>
          <w:rFonts w:ascii="Helvetica" w:hAnsi="Helvetica"/>
          <w:sz w:val="22"/>
          <w:szCs w:val="22"/>
        </w:rPr>
        <w:t>TunnelServer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Klasse den clientseitigen Aufbau, Betrieb und Abbau einer Tunnelsitzung inklusive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Session-Handshake</w:t>
      </w:r>
      <w:r w:rsidRPr="0026021B">
        <w:rPr>
          <w:rFonts w:ascii="Helvetica" w:hAnsi="Helvetica"/>
          <w:sz w:val="22"/>
          <w:szCs w:val="22"/>
        </w:rPr>
        <w:t xml:space="preserve">, </w:t>
      </w:r>
      <w:r w:rsidRPr="0026021B">
        <w:rPr>
          <w:rStyle w:val="Fett"/>
          <w:rFonts w:ascii="Helvetica" w:hAnsi="Helvetica"/>
          <w:b w:val="0"/>
          <w:bCs w:val="0"/>
          <w:sz w:val="22"/>
          <w:szCs w:val="22"/>
        </w:rPr>
        <w:t>Session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-Konfiguration</w:t>
      </w:r>
      <w:r w:rsidRPr="0026021B">
        <w:rPr>
          <w:rFonts w:ascii="Helvetica" w:hAnsi="Helvetica"/>
          <w:sz w:val="22"/>
          <w:szCs w:val="22"/>
        </w:rPr>
        <w:t xml:space="preserve"> sowie optionaler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Ende-zu-Ende-Verschlüsselung</w:t>
      </w:r>
      <w:r w:rsidRPr="0026021B">
        <w:rPr>
          <w:rFonts w:ascii="Helvetica" w:hAnsi="Helvetica"/>
          <w:sz w:val="22"/>
          <w:szCs w:val="22"/>
        </w:rPr>
        <w:t>.</w:t>
      </w:r>
    </w:p>
    <w:p w14:paraId="7544BB2E" w14:textId="77777777" w:rsidR="000049DB" w:rsidRPr="0026021B" w:rsidRDefault="000049DB" w:rsidP="000049DB">
      <w:pPr>
        <w:pStyle w:val="StandardWeb"/>
        <w:rPr>
          <w:rFonts w:ascii="Helvetica" w:hAnsi="Helvetica"/>
          <w:sz w:val="22"/>
          <w:szCs w:val="22"/>
        </w:rPr>
      </w:pPr>
      <w:r w:rsidRPr="0026021B">
        <w:rPr>
          <w:rFonts w:ascii="Helvetica" w:hAnsi="Helvetica"/>
          <w:sz w:val="22"/>
          <w:szCs w:val="22"/>
        </w:rPr>
        <w:t>Beim Start (</w:t>
      </w:r>
      <w:proofErr w:type="spell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start_</w:t>
      </w:r>
      <w:proofErr w:type="gram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tunnel</w:t>
      </w:r>
      <w:proofErr w:type="spellEnd"/>
      <w:r w:rsidRPr="0026021B">
        <w:rPr>
          <w:rStyle w:val="HTMLCode"/>
          <w:rFonts w:ascii="Helvetica" w:eastAsiaTheme="majorEastAsia" w:hAnsi="Helvetica"/>
          <w:sz w:val="22"/>
          <w:szCs w:val="22"/>
        </w:rPr>
        <w:t>(</w:t>
      </w:r>
      <w:proofErr w:type="gramEnd"/>
      <w:r w:rsidRPr="0026021B">
        <w:rPr>
          <w:rStyle w:val="HTMLCode"/>
          <w:rFonts w:ascii="Helvetica" w:eastAsiaTheme="majorEastAsia" w:hAnsi="Helvetica"/>
          <w:sz w:val="22"/>
          <w:szCs w:val="22"/>
        </w:rPr>
        <w:t>)</w:t>
      </w:r>
      <w:r w:rsidRPr="0026021B">
        <w:rPr>
          <w:rFonts w:ascii="Helvetica" w:hAnsi="Helvetica"/>
          <w:sz w:val="22"/>
          <w:szCs w:val="22"/>
        </w:rPr>
        <w:t xml:space="preserve">) verbindet sich der Client mit dem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Command-Channel</w:t>
      </w:r>
      <w:r w:rsidRPr="0026021B">
        <w:rPr>
          <w:rStyle w:val="Fett"/>
          <w:rFonts w:ascii="Helvetica" w:hAnsi="Helvetica"/>
          <w:b w:val="0"/>
          <w:bCs w:val="0"/>
          <w:sz w:val="22"/>
          <w:szCs w:val="22"/>
        </w:rPr>
        <w:t xml:space="preserve"> eines </w:t>
      </w:r>
      <w:proofErr w:type="spellStart"/>
      <w:r w:rsidRPr="0026021B">
        <w:rPr>
          <w:rStyle w:val="Fett"/>
          <w:rFonts w:ascii="Helvetica" w:hAnsi="Helvetica"/>
          <w:b w:val="0"/>
          <w:bCs w:val="0"/>
          <w:sz w:val="22"/>
          <w:szCs w:val="22"/>
        </w:rPr>
        <w:t>TunnelServers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, führt die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Session-Aushandlung</w:t>
      </w:r>
      <w:r w:rsidRPr="0026021B">
        <w:rPr>
          <w:rFonts w:ascii="Helvetica" w:hAnsi="Helvetica"/>
          <w:sz w:val="22"/>
          <w:szCs w:val="22"/>
        </w:rPr>
        <w:t xml:space="preserve"> durch, verbindet anschließend den </w:t>
      </w:r>
      <w:r w:rsidRPr="0026021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Data-Channel</w:t>
      </w:r>
      <w:r w:rsidRPr="0026021B">
        <w:rPr>
          <w:rFonts w:ascii="Helvetica" w:hAnsi="Helvetica"/>
          <w:sz w:val="22"/>
          <w:szCs w:val="22"/>
        </w:rPr>
        <w:t xml:space="preserve"> und startet einen separaten Thread, der kontinuierlich Daten vom TUN-Device liest und über MQTT veröffentlicht. Optional werden die Nutzdaten dabei über den integrierten </w:t>
      </w:r>
      <w:proofErr w:type="spell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CryptoManager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verschlüsselt. Beim Stoppen (</w:t>
      </w:r>
      <w:proofErr w:type="spell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stop_</w:t>
      </w:r>
      <w:proofErr w:type="gram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tunnel</w:t>
      </w:r>
      <w:proofErr w:type="spellEnd"/>
      <w:r w:rsidRPr="0026021B">
        <w:rPr>
          <w:rStyle w:val="HTMLCode"/>
          <w:rFonts w:ascii="Helvetica" w:eastAsiaTheme="majorEastAsia" w:hAnsi="Helvetica"/>
          <w:sz w:val="22"/>
          <w:szCs w:val="22"/>
        </w:rPr>
        <w:t>(</w:t>
      </w:r>
      <w:proofErr w:type="gramEnd"/>
      <w:r w:rsidRPr="0026021B">
        <w:rPr>
          <w:rStyle w:val="HTMLCode"/>
          <w:rFonts w:ascii="Helvetica" w:eastAsiaTheme="majorEastAsia" w:hAnsi="Helvetica"/>
          <w:sz w:val="22"/>
          <w:szCs w:val="22"/>
        </w:rPr>
        <w:t>)</w:t>
      </w:r>
      <w:r w:rsidRPr="0026021B">
        <w:rPr>
          <w:rFonts w:ascii="Helvetica" w:hAnsi="Helvetica"/>
          <w:sz w:val="22"/>
          <w:szCs w:val="22"/>
        </w:rPr>
        <w:t>) wird der Tunnel sauber beendet, ein Termination-Message gesendet und die MQTT-Verbindungen werden geschlossen.</w:t>
      </w:r>
    </w:p>
    <w:p w14:paraId="68CDC453" w14:textId="77777777" w:rsidR="000049DB" w:rsidRPr="0026021B" w:rsidRDefault="000049DB" w:rsidP="000049DB">
      <w:pPr>
        <w:pStyle w:val="StandardWeb"/>
        <w:rPr>
          <w:rFonts w:ascii="Helvetica" w:hAnsi="Helvetica"/>
          <w:sz w:val="22"/>
          <w:szCs w:val="22"/>
        </w:rPr>
      </w:pPr>
      <w:r w:rsidRPr="0026021B">
        <w:rPr>
          <w:rFonts w:ascii="Helvetica" w:hAnsi="Helvetica"/>
          <w:sz w:val="22"/>
          <w:szCs w:val="22"/>
        </w:rPr>
        <w:t xml:space="preserve">Die Klasse kapselt dabei zentrale Komponenten wie </w:t>
      </w:r>
      <w:proofErr w:type="spell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MQTTChannels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, </w:t>
      </w:r>
      <w:proofErr w:type="spell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TunDevice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und </w:t>
      </w:r>
      <w:proofErr w:type="spellStart"/>
      <w:r w:rsidRPr="0026021B">
        <w:rPr>
          <w:rStyle w:val="HTMLCode"/>
          <w:rFonts w:ascii="Helvetica" w:eastAsiaTheme="majorEastAsia" w:hAnsi="Helvetica"/>
          <w:sz w:val="22"/>
          <w:szCs w:val="22"/>
        </w:rPr>
        <w:t>CryptoManager</w:t>
      </w:r>
      <w:proofErr w:type="spellEnd"/>
      <w:r w:rsidRPr="0026021B">
        <w:rPr>
          <w:rFonts w:ascii="Helvetica" w:hAnsi="Helvetica"/>
          <w:sz w:val="22"/>
          <w:szCs w:val="22"/>
        </w:rPr>
        <w:t xml:space="preserve"> und stellt eine einfache API zur Steuerung des Tunnelbetriebs bereit.</w:t>
      </w:r>
    </w:p>
    <w:p w14:paraId="57206DDC" w14:textId="77777777" w:rsidR="000049DB" w:rsidRPr="0026021B" w:rsidRDefault="000049DB">
      <w:pPr>
        <w:rPr>
          <w:rFonts w:ascii="Helvetica" w:hAnsi="Helvetica"/>
          <w:sz w:val="22"/>
          <w:szCs w:val="22"/>
        </w:rPr>
      </w:pPr>
    </w:p>
    <w:p w14:paraId="59E3C963" w14:textId="77777777" w:rsidR="00392AC9" w:rsidRPr="0026021B" w:rsidRDefault="00392AC9">
      <w:pPr>
        <w:rPr>
          <w:rFonts w:ascii="Helvetica" w:hAnsi="Helvetica"/>
          <w:sz w:val="22"/>
          <w:szCs w:val="22"/>
        </w:rPr>
      </w:pPr>
    </w:p>
    <w:p w14:paraId="4871BD7D" w14:textId="711C4A6E" w:rsidR="00392AC9" w:rsidRPr="0026021B" w:rsidRDefault="00392AC9" w:rsidP="00392AC9">
      <w:pPr>
        <w:pStyle w:val="berschrift2"/>
        <w:jc w:val="both"/>
        <w:rPr>
          <w:rFonts w:ascii="Helvetica" w:hAnsi="Helvetica"/>
          <w:sz w:val="22"/>
          <w:szCs w:val="22"/>
        </w:rPr>
      </w:pPr>
      <w:r w:rsidRPr="0026021B">
        <w:rPr>
          <w:rFonts w:ascii="Helvetica" w:hAnsi="Helvetica"/>
          <w:sz w:val="22"/>
          <w:szCs w:val="22"/>
        </w:rPr>
        <w:t>4.3 Implementierungsdetails</w:t>
      </w:r>
    </w:p>
    <w:p w14:paraId="01C077B8" w14:textId="77777777" w:rsidR="00392AC9" w:rsidRPr="0026021B" w:rsidRDefault="00392AC9">
      <w:pPr>
        <w:rPr>
          <w:rFonts w:ascii="Helvetica" w:hAnsi="Helvetica"/>
          <w:sz w:val="22"/>
          <w:szCs w:val="22"/>
        </w:rPr>
      </w:pPr>
    </w:p>
    <w:p w14:paraId="35C62511" w14:textId="77777777" w:rsidR="00392AC9" w:rsidRPr="0026021B" w:rsidRDefault="00392AC9">
      <w:pPr>
        <w:rPr>
          <w:rFonts w:ascii="Helvetica" w:hAnsi="Helvetica"/>
          <w:sz w:val="22"/>
          <w:szCs w:val="22"/>
        </w:rPr>
      </w:pPr>
    </w:p>
    <w:p w14:paraId="52A848EA" w14:textId="3FCFD5BE" w:rsidR="00392AC9" w:rsidRPr="0026021B" w:rsidRDefault="00392AC9">
      <w:pPr>
        <w:rPr>
          <w:rFonts w:ascii="Helvetica" w:hAnsi="Helvetica"/>
          <w:sz w:val="22"/>
          <w:szCs w:val="22"/>
        </w:rPr>
      </w:pPr>
      <w:r w:rsidRPr="0026021B">
        <w:rPr>
          <w:rFonts w:ascii="Helvetica" w:hAnsi="Helvetica"/>
          <w:sz w:val="22"/>
          <w:szCs w:val="22"/>
        </w:rPr>
        <w:lastRenderedPageBreak/>
        <w:drawing>
          <wp:inline distT="0" distB="0" distL="0" distR="0" wp14:anchorId="2347C0D4" wp14:editId="640D9BF6">
            <wp:extent cx="5760720" cy="3911600"/>
            <wp:effectExtent l="0" t="0" r="5080" b="0"/>
            <wp:docPr id="207303029" name="Grafik 1" descr="Ein Bild, das Text, Diagramm, Reihe, Pla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3029" name="Grafik 1" descr="Ein Bild, das Text, Diagramm, Reihe, Plan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620B" w14:textId="77777777" w:rsidR="00392AC9" w:rsidRPr="0026021B" w:rsidRDefault="00392AC9">
      <w:pPr>
        <w:rPr>
          <w:rFonts w:ascii="Helvetica" w:hAnsi="Helvetica"/>
          <w:sz w:val="22"/>
          <w:szCs w:val="22"/>
        </w:rPr>
      </w:pPr>
    </w:p>
    <w:p w14:paraId="42BDE698" w14:textId="42777F6C" w:rsidR="00392AC9" w:rsidRPr="00392AC9" w:rsidRDefault="00392AC9" w:rsidP="00392AC9">
      <w:p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</w:pPr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 xml:space="preserve">Der Verbindungsaufbau zwischen </w:t>
      </w:r>
      <w:proofErr w:type="spellStart"/>
      <w:r w:rsidRPr="00392AC9">
        <w:rPr>
          <w:rFonts w:ascii="Helvetica" w:eastAsia="Times New Roman" w:hAnsi="Helvetica" w:cs="Courier New"/>
          <w:kern w:val="0"/>
          <w:sz w:val="22"/>
          <w:szCs w:val="22"/>
          <w:lang w:eastAsia="de-DE"/>
          <w14:ligatures w14:val="none"/>
        </w:rPr>
        <w:t>TunnelClient</w:t>
      </w:r>
      <w:proofErr w:type="spellEnd"/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 xml:space="preserve"> und </w:t>
      </w:r>
      <w:proofErr w:type="spellStart"/>
      <w:r w:rsidRPr="00392AC9">
        <w:rPr>
          <w:rFonts w:ascii="Helvetica" w:eastAsia="Times New Roman" w:hAnsi="Helvetica" w:cs="Courier New"/>
          <w:kern w:val="0"/>
          <w:sz w:val="22"/>
          <w:szCs w:val="22"/>
          <w:lang w:eastAsia="de-DE"/>
          <w14:ligatures w14:val="none"/>
        </w:rPr>
        <w:t>TunnelServer</w:t>
      </w:r>
      <w:proofErr w:type="spellEnd"/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 xml:space="preserve"> erfolgt über </w:t>
      </w:r>
      <w:r w:rsidRPr="0026021B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>den</w:t>
      </w:r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 xml:space="preserve"> MQTT Command-Channel und dient dazu, eine Tunnel</w:t>
      </w:r>
      <w:r w:rsidRPr="0026021B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>session</w:t>
      </w:r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 xml:space="preserve"> zu initialisieren. Dabei werden folgende Ziele erreicht:</w:t>
      </w:r>
    </w:p>
    <w:p w14:paraId="0A4439A0" w14:textId="77777777" w:rsidR="00392AC9" w:rsidRPr="00392AC9" w:rsidRDefault="00392AC9" w:rsidP="00392AC9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</w:pPr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>Identifikation des Clients</w:t>
      </w:r>
    </w:p>
    <w:p w14:paraId="766371E2" w14:textId="77777777" w:rsidR="00392AC9" w:rsidRPr="00392AC9" w:rsidRDefault="00392AC9" w:rsidP="00392AC9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</w:pPr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>Aushandlung einer Session-ID</w:t>
      </w:r>
    </w:p>
    <w:p w14:paraId="6014E53C" w14:textId="77777777" w:rsidR="00392AC9" w:rsidRPr="00392AC9" w:rsidRDefault="00392AC9" w:rsidP="00392AC9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</w:pPr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>Zuweisung einer Client-IP-Adresse</w:t>
      </w:r>
    </w:p>
    <w:p w14:paraId="1CAB0B7C" w14:textId="77777777" w:rsidR="00392AC9" w:rsidRPr="00392AC9" w:rsidRDefault="00392AC9" w:rsidP="00392AC9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</w:pPr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 xml:space="preserve">Festlegung der </w:t>
      </w:r>
      <w:proofErr w:type="gramStart"/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>MQTT Topics</w:t>
      </w:r>
      <w:proofErr w:type="gramEnd"/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 xml:space="preserve"> für Datentransfer</w:t>
      </w:r>
    </w:p>
    <w:p w14:paraId="68E461F8" w14:textId="77777777" w:rsidR="00392AC9" w:rsidRPr="00392AC9" w:rsidRDefault="00392AC9" w:rsidP="00392AC9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</w:pPr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>(Optional) Aufbau kryptographischer Session Keys für Verschlüsselung</w:t>
      </w:r>
    </w:p>
    <w:p w14:paraId="1C8F63B4" w14:textId="77846C69" w:rsidR="00392AC9" w:rsidRPr="00392AC9" w:rsidRDefault="00392AC9" w:rsidP="00392AC9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</w:pPr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>Bestätigung der Session durch ACK-Nachrichten</w:t>
      </w:r>
    </w:p>
    <w:p w14:paraId="05F91BA7" w14:textId="6B9EFC8F" w:rsidR="00392AC9" w:rsidRPr="0026021B" w:rsidRDefault="00392AC9" w:rsidP="00392AC9">
      <w:p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</w:pPr>
      <w:r w:rsidRPr="00392AC9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>Erst nach erfolgreichem Handshake wird der Data-Channel genutzt, um IP-Pakete über MQTT zu übertragen.</w:t>
      </w:r>
    </w:p>
    <w:p w14:paraId="320AB264" w14:textId="207664B2" w:rsidR="00392AC9" w:rsidRPr="0026021B" w:rsidRDefault="0026021B" w:rsidP="00392AC9">
      <w:p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</w:pPr>
      <w:r w:rsidRPr="0026021B">
        <w:rPr>
          <w:rFonts w:ascii="Helvetica" w:eastAsia="Times New Roman" w:hAnsi="Helvetica" w:cs="Times New Roman"/>
          <w:kern w:val="0"/>
          <w:sz w:val="22"/>
          <w:szCs w:val="22"/>
          <w:lang w:eastAsia="de-DE"/>
          <w14:ligatures w14:val="none"/>
        </w:rPr>
        <w:t>Folgende Nachrichtentypen werden in der Implementierung unterschieden: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6179"/>
      </w:tblGrid>
      <w:tr w:rsidR="0026021B" w:rsidRPr="0026021B" w14:paraId="66DF3CD1" w14:textId="77777777" w:rsidTr="00260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CAC1D" w14:textId="77777777" w:rsidR="0026021B" w:rsidRPr="0026021B" w:rsidRDefault="0026021B" w:rsidP="0026021B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Nachrichtentyp</w:t>
            </w:r>
          </w:p>
        </w:tc>
        <w:tc>
          <w:tcPr>
            <w:tcW w:w="0" w:type="auto"/>
            <w:vAlign w:val="center"/>
            <w:hideMark/>
          </w:tcPr>
          <w:p w14:paraId="507D02BF" w14:textId="5E9CCC29" w:rsidR="0026021B" w:rsidRPr="0026021B" w:rsidRDefault="0026021B" w:rsidP="0026021B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Kurzbeschreibung</w:t>
            </w:r>
          </w:p>
        </w:tc>
      </w:tr>
      <w:tr w:rsidR="0026021B" w:rsidRPr="0026021B" w14:paraId="2ED52648" w14:textId="77777777" w:rsidTr="00260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F931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CLIENT_HELLO_CRYPTO</w:t>
            </w:r>
          </w:p>
        </w:tc>
        <w:tc>
          <w:tcPr>
            <w:tcW w:w="0" w:type="auto"/>
            <w:vAlign w:val="center"/>
            <w:hideMark/>
          </w:tcPr>
          <w:p w14:paraId="4F84A5B0" w14:textId="7C983F95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Startet den kryptographischen Handshake. Client </w:t>
            </w: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startet x25519 Handshake</w:t>
            </w: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, damit der Server eine sichere Session vorbereiten kann.</w:t>
            </w:r>
          </w:p>
        </w:tc>
      </w:tr>
      <w:tr w:rsidR="0026021B" w:rsidRPr="0026021B" w14:paraId="773FD205" w14:textId="77777777" w:rsidTr="00260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6DB9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SERVER_HELLO_CRYPTO</w:t>
            </w:r>
          </w:p>
        </w:tc>
        <w:tc>
          <w:tcPr>
            <w:tcW w:w="0" w:type="auto"/>
            <w:vAlign w:val="center"/>
            <w:hideMark/>
          </w:tcPr>
          <w:p w14:paraId="19E4BD53" w14:textId="6FED713E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Antwort auf den Crypto-Handshake. Enthält Server</w:t>
            </w: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anteil x25519 und eine Signatur</w:t>
            </w: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 </w:t>
            </w: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und definiert </w:t>
            </w: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eine eindeutige Client</w:t>
            </w: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 </w:t>
            </w: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-Identifikation zur weiteren Kommunikation.</w:t>
            </w:r>
          </w:p>
        </w:tc>
      </w:tr>
      <w:tr w:rsidR="0026021B" w:rsidRPr="0026021B" w14:paraId="009BB7B6" w14:textId="77777777" w:rsidTr="00260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904D9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CLIENT_HELLO</w:t>
            </w:r>
          </w:p>
        </w:tc>
        <w:tc>
          <w:tcPr>
            <w:tcW w:w="0" w:type="auto"/>
            <w:vAlign w:val="center"/>
            <w:hideMark/>
          </w:tcPr>
          <w:p w14:paraId="24739159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Startet den eigentlichen Session-Handshake. Enthält Client-ID, </w:t>
            </w:r>
            <w:proofErr w:type="spellStart"/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handshake_identifier</w:t>
            </w:r>
            <w:proofErr w:type="spellEnd"/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 und den gewünschten </w:t>
            </w:r>
            <w:proofErr w:type="spellStart"/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tunnel_mode</w:t>
            </w:r>
            <w:proofErr w:type="spellEnd"/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.</w:t>
            </w:r>
          </w:p>
        </w:tc>
      </w:tr>
      <w:tr w:rsidR="0026021B" w:rsidRPr="0026021B" w14:paraId="40A3BB56" w14:textId="77777777" w:rsidTr="00260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37351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lastRenderedPageBreak/>
              <w:t>SERVER_HELLO</w:t>
            </w:r>
          </w:p>
        </w:tc>
        <w:tc>
          <w:tcPr>
            <w:tcW w:w="0" w:type="auto"/>
            <w:vAlign w:val="center"/>
            <w:hideMark/>
          </w:tcPr>
          <w:p w14:paraId="083A538B" w14:textId="031E4A64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Server bestätigt den Verbindungsaufbau und liefert Session-Parameter: zugewiesene Client-IP, Server-IP, MQTT-Topics und </w:t>
            </w:r>
            <w:proofErr w:type="spellStart"/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session_id</w:t>
            </w:r>
            <w:proofErr w:type="spellEnd"/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.</w:t>
            </w:r>
          </w:p>
        </w:tc>
      </w:tr>
      <w:tr w:rsidR="0026021B" w:rsidRPr="0026021B" w14:paraId="3AA726DE" w14:textId="77777777" w:rsidTr="00260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A2CA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CLIENT_ACK</w:t>
            </w:r>
          </w:p>
        </w:tc>
        <w:tc>
          <w:tcPr>
            <w:tcW w:w="0" w:type="auto"/>
            <w:vAlign w:val="center"/>
            <w:hideMark/>
          </w:tcPr>
          <w:p w14:paraId="7D7CDFEB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Bestätigung des Clients, dass </w:t>
            </w:r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SERVER_HELLO</w:t>
            </w: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 empfangen und die Session-Konfiguration übernommen wurde.</w:t>
            </w:r>
          </w:p>
        </w:tc>
      </w:tr>
      <w:tr w:rsidR="0026021B" w:rsidRPr="0026021B" w14:paraId="600F03A9" w14:textId="77777777" w:rsidTr="00260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ED16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SERVER_ACK</w:t>
            </w:r>
          </w:p>
        </w:tc>
        <w:tc>
          <w:tcPr>
            <w:tcW w:w="0" w:type="auto"/>
            <w:vAlign w:val="center"/>
            <w:hideMark/>
          </w:tcPr>
          <w:p w14:paraId="68F6D324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Abschlussbestätigung des Servers. Nach dieser Nachricht gilt die Session als vollständig etabliert.</w:t>
            </w:r>
          </w:p>
        </w:tc>
      </w:tr>
      <w:tr w:rsidR="0026021B" w:rsidRPr="0026021B" w14:paraId="0D4D8E0C" w14:textId="77777777" w:rsidTr="00260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C66B4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ENCRYPTED_WRAPPER</w:t>
            </w:r>
          </w:p>
        </w:tc>
        <w:tc>
          <w:tcPr>
            <w:tcW w:w="0" w:type="auto"/>
            <w:vAlign w:val="center"/>
            <w:hideMark/>
          </w:tcPr>
          <w:p w14:paraId="7C20B1AF" w14:textId="43D2FF09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Transporthülle für verschlüsselte Nachrichten. Enthält </w:t>
            </w:r>
            <w:proofErr w:type="spellStart"/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client_id</w:t>
            </w:r>
            <w:proofErr w:type="spellEnd"/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 zur Zuordnung und </w:t>
            </w:r>
            <w:proofErr w:type="spellStart"/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encrypted_payload</w:t>
            </w:r>
            <w:proofErr w:type="spellEnd"/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 als verschlüsselten Inhalt</w:t>
            </w: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.</w:t>
            </w:r>
          </w:p>
        </w:tc>
      </w:tr>
      <w:tr w:rsidR="0026021B" w:rsidRPr="0026021B" w14:paraId="152B02F5" w14:textId="77777777" w:rsidTr="00260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256B" w14:textId="7777777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SESSION_TERMINATION</w:t>
            </w:r>
          </w:p>
        </w:tc>
        <w:tc>
          <w:tcPr>
            <w:tcW w:w="0" w:type="auto"/>
            <w:vAlign w:val="center"/>
            <w:hideMark/>
          </w:tcPr>
          <w:p w14:paraId="53EBB928" w14:textId="30E90197" w:rsidR="0026021B" w:rsidRPr="0026021B" w:rsidRDefault="0026021B" w:rsidP="0026021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26021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Beendet eine aktive Session. Server räumt Ressourcen auf</w:t>
            </w:r>
          </w:p>
        </w:tc>
      </w:tr>
    </w:tbl>
    <w:p w14:paraId="1ACC4E83" w14:textId="7D87192A" w:rsidR="0026021B" w:rsidRPr="0026021B" w:rsidRDefault="0026021B" w:rsidP="0026021B">
      <w:pPr>
        <w:spacing w:before="100" w:beforeAutospacing="1" w:after="100" w:afterAutospacing="1"/>
        <w:rPr>
          <w:rFonts w:ascii="Helvetica" w:hAnsi="Helvetica"/>
          <w:sz w:val="22"/>
          <w:szCs w:val="22"/>
        </w:rPr>
      </w:pPr>
      <w:r w:rsidRPr="0026021B">
        <w:rPr>
          <w:rFonts w:ascii="Helvetica" w:hAnsi="Helvetica"/>
          <w:sz w:val="22"/>
          <w:szCs w:val="22"/>
        </w:rPr>
        <w:t xml:space="preserve">Dieses Handshake-Protokoll wurde implementiert, um eine möglichst </w:t>
      </w:r>
      <w:r w:rsidRPr="0026021B">
        <w:rPr>
          <w:rStyle w:val="Fett"/>
          <w:rFonts w:ascii="Helvetica" w:hAnsi="Helvetica"/>
          <w:b w:val="0"/>
          <w:bCs w:val="0"/>
          <w:sz w:val="22"/>
          <w:szCs w:val="22"/>
        </w:rPr>
        <w:t>dynamische Aushandlung</w:t>
      </w:r>
      <w:r w:rsidRPr="0026021B">
        <w:rPr>
          <w:rFonts w:ascii="Helvetica" w:hAnsi="Helvetica"/>
          <w:b/>
          <w:bCs/>
          <w:sz w:val="22"/>
          <w:szCs w:val="22"/>
        </w:rPr>
        <w:t xml:space="preserve"> </w:t>
      </w:r>
      <w:r w:rsidRPr="0026021B">
        <w:rPr>
          <w:rFonts w:ascii="Helvetica" w:hAnsi="Helvetica"/>
          <w:sz w:val="22"/>
          <w:szCs w:val="22"/>
        </w:rPr>
        <w:t>der Session-Parameter zwischen Client und Server zu ermöglichen.</w:t>
      </w:r>
    </w:p>
    <w:p w14:paraId="5146226A" w14:textId="4F6CA8F8" w:rsidR="00972056" w:rsidRPr="00972056" w:rsidRDefault="00972056" w:rsidP="00972056">
      <w:pPr>
        <w:pStyle w:val="StandardWeb"/>
        <w:rPr>
          <w:rFonts w:ascii="Helvetica" w:hAnsi="Helvetica"/>
          <w:sz w:val="22"/>
          <w:szCs w:val="22"/>
        </w:rPr>
      </w:pPr>
      <w:r w:rsidRPr="00972056">
        <w:rPr>
          <w:rFonts w:ascii="Helvetica" w:hAnsi="Helvetica"/>
          <w:sz w:val="22"/>
          <w:szCs w:val="22"/>
        </w:rPr>
        <w:t xml:space="preserve">Die Implementierung des MQTT-Tunnels basiert auf einer klaren Trennung zwischen Steuer- und Datenebene. Für den Verbindungsaufbau und die </w:t>
      </w:r>
      <w:proofErr w:type="spellStart"/>
      <w:r w:rsidRPr="00972056">
        <w:rPr>
          <w:rFonts w:ascii="Helvetica" w:hAnsi="Helvetica"/>
          <w:sz w:val="22"/>
          <w:szCs w:val="22"/>
        </w:rPr>
        <w:t>Sessionverwaltung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 wird ein separater MQTT </w:t>
      </w:r>
      <w:r w:rsidRPr="00972056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Command-Channel</w:t>
      </w:r>
      <w:r w:rsidRPr="00972056">
        <w:rPr>
          <w:rFonts w:ascii="Helvetica" w:hAnsi="Helvetica"/>
          <w:sz w:val="22"/>
          <w:szCs w:val="22"/>
        </w:rPr>
        <w:t xml:space="preserve"> genutzt, während der eigentliche Pakettransport über den MQTT </w:t>
      </w:r>
      <w:r w:rsidRPr="00972056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Data-Channel</w:t>
      </w:r>
      <w:r w:rsidRPr="00972056">
        <w:rPr>
          <w:rFonts w:ascii="Helvetica" w:hAnsi="Helvetica"/>
          <w:sz w:val="22"/>
          <w:szCs w:val="22"/>
        </w:rPr>
        <w:t xml:space="preserve"> erfolgt. Kontrollnachrichten (Handshake, Session-Termination) </w:t>
      </w:r>
      <w:r>
        <w:rPr>
          <w:rFonts w:ascii="Helvetica" w:hAnsi="Helvetica"/>
          <w:sz w:val="22"/>
          <w:szCs w:val="22"/>
        </w:rPr>
        <w:t>werden unabhängig von den getunnelten Daten</w:t>
      </w:r>
      <w:r w:rsidRPr="00972056">
        <w:rPr>
          <w:rFonts w:ascii="Helvetica" w:hAnsi="Helvetica"/>
          <w:sz w:val="22"/>
          <w:szCs w:val="22"/>
        </w:rPr>
        <w:t xml:space="preserve"> verarbeitet. Die Topics für den Data-Channel werden pro Client dynamisch erzeugt und sind Bestandteil der ausgehandelten Session-Konfiguration. Auf Serverseite wird nach erfolgreichem Handshake das jeweilige Outbound-Topic des Clients abonniert, sodass eingehende Pakete eindeutig einer Session zugeordnet werden können.</w:t>
      </w:r>
      <w:r>
        <w:rPr>
          <w:rFonts w:ascii="Helvetica" w:hAnsi="Helvetica"/>
          <w:sz w:val="22"/>
          <w:szCs w:val="22"/>
        </w:rPr>
        <w:t xml:space="preserve"> Auf diese Art und Weise wird die Zuordnung jedes Pakets zum jeweils verbundenen Client erlaubt und zum anderen durch den zentralen Command-Channel ein Single Point </w:t>
      </w:r>
      <w:proofErr w:type="spellStart"/>
      <w:r>
        <w:rPr>
          <w:rFonts w:ascii="Helvetica" w:hAnsi="Helvetica"/>
          <w:sz w:val="22"/>
          <w:szCs w:val="22"/>
        </w:rPr>
        <w:t>of</w:t>
      </w:r>
      <w:proofErr w:type="spellEnd"/>
      <w:r>
        <w:rPr>
          <w:rFonts w:ascii="Helvetica" w:hAnsi="Helvetica"/>
          <w:sz w:val="22"/>
          <w:szCs w:val="22"/>
        </w:rPr>
        <w:t xml:space="preserve"> Contact geschaffen über den die verbindenden Clients ihre Session-Konfiguration durchführen können.</w:t>
      </w:r>
    </w:p>
    <w:p w14:paraId="0AA3197F" w14:textId="7A1E5B1B" w:rsidR="00972056" w:rsidRPr="00972056" w:rsidRDefault="00972056" w:rsidP="00972056">
      <w:pPr>
        <w:pStyle w:val="StandardWeb"/>
        <w:rPr>
          <w:rFonts w:ascii="Helvetica" w:hAnsi="Helvetica"/>
          <w:sz w:val="22"/>
          <w:szCs w:val="22"/>
        </w:rPr>
      </w:pPr>
      <w:r w:rsidRPr="00972056">
        <w:rPr>
          <w:rFonts w:ascii="Helvetica" w:hAnsi="Helvetica"/>
          <w:sz w:val="22"/>
          <w:szCs w:val="22"/>
        </w:rPr>
        <w:t xml:space="preserve">Der Handshake ist als zustandsbasierter Ablauf implementiert und erlaubt es, </w:t>
      </w:r>
      <w:proofErr w:type="spellStart"/>
      <w:r w:rsidRPr="00972056">
        <w:rPr>
          <w:rFonts w:ascii="Helvetica" w:hAnsi="Helvetica"/>
          <w:sz w:val="22"/>
          <w:szCs w:val="22"/>
        </w:rPr>
        <w:t>Sessionparameter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 zur Laufzeit auszuhandeln. Dazu gehören die Vergabe einer freien Client-IP-Adresse aus dem </w:t>
      </w:r>
      <w:proofErr w:type="spellStart"/>
      <w:r w:rsidRPr="00972056">
        <w:rPr>
          <w:rStyle w:val="HTMLCode"/>
          <w:rFonts w:ascii="Helvetica" w:eastAsiaTheme="majorEastAsia" w:hAnsi="Helvetica"/>
          <w:sz w:val="22"/>
          <w:szCs w:val="22"/>
        </w:rPr>
        <w:t>IPPool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, die Definition individueller </w:t>
      </w:r>
      <w:proofErr w:type="gramStart"/>
      <w:r w:rsidRPr="00972056">
        <w:rPr>
          <w:rFonts w:ascii="Helvetica" w:hAnsi="Helvetica"/>
          <w:sz w:val="22"/>
          <w:szCs w:val="22"/>
        </w:rPr>
        <w:t>MQTT Topics</w:t>
      </w:r>
      <w:proofErr w:type="gramEnd"/>
      <w:r w:rsidRPr="00972056">
        <w:rPr>
          <w:rFonts w:ascii="Helvetica" w:hAnsi="Helvetica"/>
          <w:sz w:val="22"/>
          <w:szCs w:val="22"/>
        </w:rPr>
        <w:t xml:space="preserve"> sowie die Generierung einer eindeutigen Session-ID. Zur Vermeidung von Zustandskonflikten wird während des Handshakes pro Client ein temporärer Zustand gespeichert. Diese Zustände werden getrennt von den aktiven Sessions geführt und nach erfolgreichem Abschluss in die </w:t>
      </w:r>
      <w:proofErr w:type="spellStart"/>
      <w:r w:rsidRPr="00972056">
        <w:rPr>
          <w:rStyle w:val="HTMLCode"/>
          <w:rFonts w:ascii="Helvetica" w:eastAsiaTheme="majorEastAsia" w:hAnsi="Helvetica"/>
          <w:sz w:val="22"/>
          <w:szCs w:val="22"/>
        </w:rPr>
        <w:t>SessionMap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 übernommen. Damit kann der Server mehrere parallele Verbindungsaufbauten unterstützen, ohne dass sich Handshake-Nachrichten verschiedener Clients gegenseitig beeinflussen.</w:t>
      </w:r>
      <w:r>
        <w:rPr>
          <w:rFonts w:ascii="Helvetica" w:hAnsi="Helvetica"/>
          <w:sz w:val="22"/>
          <w:szCs w:val="22"/>
        </w:rPr>
        <w:t xml:space="preserve"> Der vollständige Handshake ist in Abbildung xx gezeigt und orientiert sich an gängigen Webprotokollen.</w:t>
      </w:r>
    </w:p>
    <w:p w14:paraId="2E15E093" w14:textId="77777777" w:rsidR="00972056" w:rsidRPr="00972056" w:rsidRDefault="00972056" w:rsidP="00972056">
      <w:pPr>
        <w:pStyle w:val="StandardWeb"/>
        <w:rPr>
          <w:rFonts w:ascii="Helvetica" w:hAnsi="Helvetica"/>
          <w:sz w:val="22"/>
          <w:szCs w:val="22"/>
        </w:rPr>
      </w:pPr>
      <w:r w:rsidRPr="00972056">
        <w:rPr>
          <w:rFonts w:ascii="Helvetica" w:hAnsi="Helvetica"/>
          <w:sz w:val="22"/>
          <w:szCs w:val="22"/>
        </w:rPr>
        <w:t xml:space="preserve">Für den Datentransfer werden IP-Pakete direkt aus dem TUN-Interface gelesen und als MQTT Payload transportiert. Auf Serverseite wird dazu der IPv4-Header des Pakets ausgewertet, um die Zieladresse zu extrahieren. Über diese Zieladresse erfolgt anschließend ein Lookup in der </w:t>
      </w:r>
      <w:proofErr w:type="spellStart"/>
      <w:r w:rsidRPr="00972056">
        <w:rPr>
          <w:rStyle w:val="HTMLCode"/>
          <w:rFonts w:ascii="Helvetica" w:eastAsiaTheme="majorEastAsia" w:hAnsi="Helvetica"/>
          <w:sz w:val="22"/>
          <w:szCs w:val="22"/>
        </w:rPr>
        <w:t>SessionMap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, um die passende Session und damit das korrekte </w:t>
      </w:r>
      <w:proofErr w:type="gramStart"/>
      <w:r w:rsidRPr="00972056">
        <w:rPr>
          <w:rFonts w:ascii="Helvetica" w:hAnsi="Helvetica"/>
          <w:sz w:val="22"/>
          <w:szCs w:val="22"/>
        </w:rPr>
        <w:t>MQTT Topic</w:t>
      </w:r>
      <w:proofErr w:type="gramEnd"/>
      <w:r w:rsidRPr="00972056">
        <w:rPr>
          <w:rFonts w:ascii="Helvetica" w:hAnsi="Helvetica"/>
          <w:sz w:val="22"/>
          <w:szCs w:val="22"/>
        </w:rPr>
        <w:t xml:space="preserve"> für den Versand zu bestimmen. Dieses Verfahren ermöglicht ein transparentes Routing von Paketen zwischen mehreren Clients, ohne dass auf MQTT-Ebene zusätzliche Adressierungsinformationen erforderlich sind.</w:t>
      </w:r>
    </w:p>
    <w:p w14:paraId="18552D2A" w14:textId="06F79DC0" w:rsidR="00972056" w:rsidRPr="00972056" w:rsidRDefault="00972056" w:rsidP="00972056">
      <w:pPr>
        <w:pStyle w:val="StandardWeb"/>
        <w:rPr>
          <w:rFonts w:ascii="Helvetica" w:hAnsi="Helvetica"/>
          <w:sz w:val="22"/>
          <w:szCs w:val="22"/>
        </w:rPr>
      </w:pPr>
      <w:r w:rsidRPr="00972056">
        <w:rPr>
          <w:rFonts w:ascii="Helvetica" w:hAnsi="Helvetica"/>
          <w:sz w:val="22"/>
          <w:szCs w:val="22"/>
        </w:rPr>
        <w:t xml:space="preserve">Zur Entkopplung von MQTT-Empfang und TUN-I/O wird der Paketfluss in beide Richtungen asynchron verarbeitet. Das Lesen aus dem TUN-Device erfolgt in einem separaten Thread, während der Command-Channel im Hauptthread </w:t>
      </w:r>
      <w:proofErr w:type="spellStart"/>
      <w:r>
        <w:rPr>
          <w:rFonts w:ascii="Helvetica" w:hAnsi="Helvetica"/>
          <w:sz w:val="22"/>
          <w:szCs w:val="22"/>
        </w:rPr>
        <w:t>ebnenfalls</w:t>
      </w:r>
      <w:proofErr w:type="spellEnd"/>
      <w:r>
        <w:rPr>
          <w:rFonts w:ascii="Helvetica" w:hAnsi="Helvetica"/>
          <w:sz w:val="22"/>
          <w:szCs w:val="22"/>
        </w:rPr>
        <w:t xml:space="preserve"> non-</w:t>
      </w:r>
      <w:proofErr w:type="spellStart"/>
      <w:r>
        <w:rPr>
          <w:rFonts w:ascii="Helvetica" w:hAnsi="Helvetica"/>
          <w:sz w:val="22"/>
          <w:szCs w:val="22"/>
        </w:rPr>
        <w:t>blocking</w:t>
      </w:r>
      <w:proofErr w:type="spellEnd"/>
      <w:r>
        <w:rPr>
          <w:rFonts w:ascii="Helvetica" w:hAnsi="Helvetica"/>
          <w:sz w:val="22"/>
          <w:szCs w:val="22"/>
        </w:rPr>
        <w:t xml:space="preserve"> </w:t>
      </w:r>
      <w:r w:rsidRPr="00972056">
        <w:rPr>
          <w:rFonts w:ascii="Helvetica" w:hAnsi="Helvetica"/>
          <w:sz w:val="22"/>
          <w:szCs w:val="22"/>
        </w:rPr>
        <w:t xml:space="preserve">verarbeitet wird. </w:t>
      </w:r>
      <w:r w:rsidRPr="00972056">
        <w:rPr>
          <w:rFonts w:ascii="Helvetica" w:hAnsi="Helvetica"/>
          <w:sz w:val="22"/>
          <w:szCs w:val="22"/>
        </w:rPr>
        <w:lastRenderedPageBreak/>
        <w:t xml:space="preserve">Die Steuerung des Lebenszyklus erfolgt über atomare Flags, sodass ein kontrolliertes Stoppen des Servers bzw. Clients möglich ist. Zusätzlich werden </w:t>
      </w:r>
      <w:proofErr w:type="gramStart"/>
      <w:r w:rsidRPr="00972056">
        <w:rPr>
          <w:rFonts w:ascii="Helvetica" w:hAnsi="Helvetica"/>
          <w:sz w:val="22"/>
          <w:szCs w:val="22"/>
        </w:rPr>
        <w:t>MQTT Nachrichten</w:t>
      </w:r>
      <w:proofErr w:type="gramEnd"/>
      <w:r w:rsidRPr="00972056">
        <w:rPr>
          <w:rFonts w:ascii="Helvetica" w:hAnsi="Helvetica"/>
          <w:sz w:val="22"/>
          <w:szCs w:val="22"/>
        </w:rPr>
        <w:t xml:space="preserve"> im Command-Channel mit einem </w:t>
      </w:r>
      <w:proofErr w:type="spellStart"/>
      <w:r w:rsidRPr="00972056">
        <w:rPr>
          <w:rFonts w:ascii="Helvetica" w:hAnsi="Helvetica"/>
          <w:sz w:val="22"/>
          <w:szCs w:val="22"/>
        </w:rPr>
        <w:t>Retry</w:t>
      </w:r>
      <w:proofErr w:type="spellEnd"/>
      <w:r w:rsidRPr="00972056">
        <w:rPr>
          <w:rFonts w:ascii="Helvetica" w:hAnsi="Helvetica"/>
          <w:sz w:val="22"/>
          <w:szCs w:val="22"/>
        </w:rPr>
        <w:t>-Mechanismus verarbeitet, um kurze Verzögerungen im Broker oder Netzwerk abzufangen</w:t>
      </w:r>
      <w:r>
        <w:rPr>
          <w:rFonts w:ascii="Helvetica" w:hAnsi="Helvetica"/>
          <w:sz w:val="22"/>
          <w:szCs w:val="22"/>
        </w:rPr>
        <w:t xml:space="preserve"> bzw. bei </w:t>
      </w:r>
      <w:proofErr w:type="spellStart"/>
      <w:r>
        <w:rPr>
          <w:rFonts w:ascii="Helvetica" w:hAnsi="Helvetica"/>
          <w:sz w:val="22"/>
          <w:szCs w:val="22"/>
        </w:rPr>
        <w:t>Nichterreichbarkleit</w:t>
      </w:r>
      <w:proofErr w:type="spellEnd"/>
      <w:r>
        <w:rPr>
          <w:rFonts w:ascii="Helvetica" w:hAnsi="Helvetica"/>
          <w:sz w:val="22"/>
          <w:szCs w:val="22"/>
        </w:rPr>
        <w:t xml:space="preserve"> den Verbindungsaufbau automatisiert abzubrechen. </w:t>
      </w:r>
    </w:p>
    <w:p w14:paraId="16B25BDC" w14:textId="15191783" w:rsidR="00972056" w:rsidRDefault="00972056" w:rsidP="00972056">
      <w:pPr>
        <w:pStyle w:val="StandardWeb"/>
        <w:rPr>
          <w:rFonts w:ascii="Helvetica" w:hAnsi="Helvetica"/>
          <w:sz w:val="22"/>
          <w:szCs w:val="22"/>
        </w:rPr>
      </w:pPr>
      <w:r w:rsidRPr="00972056">
        <w:rPr>
          <w:rFonts w:ascii="Helvetica" w:hAnsi="Helvetica"/>
          <w:sz w:val="22"/>
          <w:szCs w:val="22"/>
        </w:rPr>
        <w:t xml:space="preserve">Optional kann der Tunnel mit Ende-zu-Ende Verschlüsselung betrieben werden. In diesem Fall erfolgt vor dem eigentlichen Session-Handshake ein Schlüsselaustausch mittels </w:t>
      </w:r>
      <w:r w:rsidRPr="00972056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X25519</w:t>
      </w:r>
      <w:r w:rsidRPr="00972056">
        <w:rPr>
          <w:rFonts w:ascii="Helvetica" w:hAnsi="Helvetica"/>
          <w:sz w:val="22"/>
          <w:szCs w:val="22"/>
        </w:rPr>
        <w:t>, wodurch pro Client ein separater kryptographischer Kontext etabliert wird. Die anschließende Datenübertragung erfolgt über</w:t>
      </w:r>
      <w:r w:rsidR="000A45E9">
        <w:rPr>
          <w:rFonts w:ascii="Helvetica" w:hAnsi="Helvetica"/>
          <w:sz w:val="22"/>
          <w:szCs w:val="22"/>
        </w:rPr>
        <w:t xml:space="preserve"> 256 </w:t>
      </w:r>
      <w:proofErr w:type="spellStart"/>
      <w:r w:rsidR="000A45E9">
        <w:rPr>
          <w:rFonts w:ascii="Helvetica" w:hAnsi="Helvetica"/>
          <w:sz w:val="22"/>
          <w:szCs w:val="22"/>
        </w:rPr>
        <w:t>bit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 </w:t>
      </w:r>
      <w:r w:rsidRPr="00972056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AEAD-Verschlüsselung</w:t>
      </w:r>
      <w:r w:rsidR="000A45E9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 xml:space="preserve"> mittels</w:t>
      </w:r>
      <w:r w:rsidR="000A45E9">
        <w:rPr>
          <w:rStyle w:val="Fett"/>
          <w:rFonts w:ascii="Helvetica" w:eastAsiaTheme="majorEastAsia" w:hAnsi="Helvetica"/>
          <w:sz w:val="22"/>
          <w:szCs w:val="22"/>
        </w:rPr>
        <w:t xml:space="preserve"> </w:t>
      </w:r>
      <w:r w:rsidR="000A45E9" w:rsidRPr="000A45E9">
        <w:rPr>
          <w:rFonts w:ascii="Helvetica" w:hAnsi="Helvetica"/>
          <w:sz w:val="22"/>
          <w:szCs w:val="22"/>
        </w:rPr>
        <w:t>XSalsa20-Poly1305</w:t>
      </w:r>
      <w:r w:rsidRPr="00972056">
        <w:rPr>
          <w:rFonts w:ascii="Helvetica" w:hAnsi="Helvetica"/>
          <w:sz w:val="22"/>
          <w:szCs w:val="22"/>
        </w:rPr>
        <w:t xml:space="preserve">. Für den Transport verschlüsselter </w:t>
      </w:r>
      <w:r>
        <w:rPr>
          <w:rFonts w:ascii="Helvetica" w:hAnsi="Helvetica"/>
          <w:sz w:val="22"/>
          <w:szCs w:val="22"/>
        </w:rPr>
        <w:t>Inhalte des Command-Channels</w:t>
      </w:r>
      <w:r w:rsidRPr="00972056">
        <w:rPr>
          <w:rFonts w:ascii="Helvetica" w:hAnsi="Helvetica"/>
          <w:sz w:val="22"/>
          <w:szCs w:val="22"/>
        </w:rPr>
        <w:t xml:space="preserve"> wird ein Wrapper-Format verwendet, das neben dem </w:t>
      </w:r>
      <w:proofErr w:type="spellStart"/>
      <w:r w:rsidRPr="00972056">
        <w:rPr>
          <w:rFonts w:ascii="Helvetica" w:hAnsi="Helvetica"/>
          <w:sz w:val="22"/>
          <w:szCs w:val="22"/>
        </w:rPr>
        <w:t>Ciphertext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 auch eine Client-Zuordnung enthält, damit der Empfänger den korrekten Schlüsselkontext auswählen kann.</w:t>
      </w:r>
      <w:r>
        <w:rPr>
          <w:rFonts w:ascii="Helvetica" w:hAnsi="Helvetica"/>
          <w:sz w:val="22"/>
          <w:szCs w:val="22"/>
        </w:rPr>
        <w:t xml:space="preserve"> Der Lookup bei den Datenpaketen erfolgt über das eingehende MQTT-Topic, da dieses ebenfalls eine eindeutige Zuordnung erlaubt.</w:t>
      </w:r>
      <w:r w:rsidRPr="00972056">
        <w:rPr>
          <w:rFonts w:ascii="Helvetica" w:hAnsi="Helvetica"/>
          <w:sz w:val="22"/>
          <w:szCs w:val="22"/>
        </w:rPr>
        <w:t xml:space="preserve"> Diese Lösung wurde bewusst gegenüber reinem MQTT-</w:t>
      </w:r>
      <w:proofErr w:type="spellStart"/>
      <w:r w:rsidRPr="00972056">
        <w:rPr>
          <w:rFonts w:ascii="Helvetica" w:hAnsi="Helvetica"/>
          <w:sz w:val="22"/>
          <w:szCs w:val="22"/>
        </w:rPr>
        <w:t>over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-TLS bevorzugt, da dadurch auch beim Einsatz öffentlicher Broker eine echte Ende-zu-Ende Absicherung zwischen </w:t>
      </w:r>
      <w:proofErr w:type="spellStart"/>
      <w:r w:rsidRPr="00972056">
        <w:rPr>
          <w:rFonts w:ascii="Helvetica" w:hAnsi="Helvetica"/>
          <w:sz w:val="22"/>
          <w:szCs w:val="22"/>
        </w:rPr>
        <w:t>TunnelClient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 und </w:t>
      </w:r>
      <w:proofErr w:type="spellStart"/>
      <w:r w:rsidRPr="00972056">
        <w:rPr>
          <w:rFonts w:ascii="Helvetica" w:hAnsi="Helvetica"/>
          <w:sz w:val="22"/>
          <w:szCs w:val="22"/>
        </w:rPr>
        <w:t>TunnelServer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 gewährleistet bleibt.</w:t>
      </w:r>
    </w:p>
    <w:p w14:paraId="1179D9EB" w14:textId="1F2A0AAA" w:rsidR="007B5ACB" w:rsidRPr="007B5ACB" w:rsidRDefault="007B5ACB" w:rsidP="00972056">
      <w:pPr>
        <w:pStyle w:val="StandardWeb"/>
        <w:rPr>
          <w:rFonts w:ascii="Helvetica" w:hAnsi="Helvetica"/>
          <w:sz w:val="22"/>
          <w:szCs w:val="22"/>
        </w:rPr>
      </w:pPr>
      <w:r w:rsidRPr="007B5ACB">
        <w:rPr>
          <w:rFonts w:ascii="Helvetica" w:hAnsi="Helvetica"/>
          <w:sz w:val="22"/>
          <w:szCs w:val="22"/>
        </w:rPr>
        <w:t xml:space="preserve">Beim ersten Start erzeugt der </w:t>
      </w:r>
      <w:proofErr w:type="spellStart"/>
      <w:r w:rsidRPr="007B5ACB">
        <w:rPr>
          <w:rFonts w:ascii="Helvetica" w:hAnsi="Helvetica"/>
          <w:sz w:val="22"/>
          <w:szCs w:val="22"/>
        </w:rPr>
        <w:t>TunnelServer</w:t>
      </w:r>
      <w:proofErr w:type="spellEnd"/>
      <w:r w:rsidRPr="007B5ACB">
        <w:rPr>
          <w:rFonts w:ascii="Helvetica" w:hAnsi="Helvetica"/>
          <w:sz w:val="22"/>
          <w:szCs w:val="22"/>
        </w:rPr>
        <w:t xml:space="preserve"> automatisch ein eigenes kryptographisches Schlüsselpaar und speichert den Public Key</w:t>
      </w:r>
      <w:r>
        <w:rPr>
          <w:rFonts w:ascii="Helvetica" w:hAnsi="Helvetica"/>
          <w:sz w:val="22"/>
          <w:szCs w:val="22"/>
        </w:rPr>
        <w:t xml:space="preserve"> dauerhaft </w:t>
      </w:r>
      <w:r w:rsidRPr="007B5ACB">
        <w:rPr>
          <w:rFonts w:ascii="Helvetica" w:hAnsi="Helvetica"/>
          <w:sz w:val="22"/>
          <w:szCs w:val="22"/>
        </w:rPr>
        <w:t xml:space="preserve">ab. Dadurch steht für nachfolgende Verbindungen eine stabile Server-Identität zur Verfügung, die vom </w:t>
      </w:r>
      <w:proofErr w:type="spellStart"/>
      <w:r w:rsidRPr="007B5ACB">
        <w:rPr>
          <w:rFonts w:ascii="Helvetica" w:hAnsi="Helvetica"/>
          <w:sz w:val="22"/>
          <w:szCs w:val="22"/>
        </w:rPr>
        <w:t>TunnelClient</w:t>
      </w:r>
      <w:proofErr w:type="spellEnd"/>
      <w:r w:rsidRPr="007B5ACB">
        <w:rPr>
          <w:rFonts w:ascii="Helvetica" w:hAnsi="Helvetica"/>
          <w:sz w:val="22"/>
          <w:szCs w:val="22"/>
        </w:rPr>
        <w:t xml:space="preserve"> zur Authentifizierung verwendet werden kann</w:t>
      </w:r>
      <w:r>
        <w:rPr>
          <w:rFonts w:ascii="Helvetica" w:hAnsi="Helvetica"/>
          <w:sz w:val="22"/>
          <w:szCs w:val="22"/>
        </w:rPr>
        <w:t xml:space="preserve">, sofern dieser </w:t>
      </w:r>
      <w:proofErr w:type="spellStart"/>
      <w:r>
        <w:rPr>
          <w:rFonts w:ascii="Helvetica" w:hAnsi="Helvetica"/>
          <w:sz w:val="22"/>
          <w:szCs w:val="22"/>
        </w:rPr>
        <w:t>PublicKey</w:t>
      </w:r>
      <w:proofErr w:type="spellEnd"/>
      <w:r>
        <w:rPr>
          <w:rFonts w:ascii="Helvetica" w:hAnsi="Helvetica"/>
          <w:sz w:val="22"/>
          <w:szCs w:val="22"/>
        </w:rPr>
        <w:t xml:space="preserve"> verteilt wird.</w:t>
      </w:r>
    </w:p>
    <w:p w14:paraId="2C20361D" w14:textId="2F2093EC" w:rsidR="007B5ACB" w:rsidRPr="007B5ACB" w:rsidRDefault="007B5ACB" w:rsidP="007B5ACB">
      <w:pPr>
        <w:pStyle w:val="StandardWeb"/>
        <w:rPr>
          <w:rFonts w:ascii="Helvetica" w:hAnsi="Helvetica"/>
          <w:b/>
          <w:bCs/>
          <w:sz w:val="22"/>
          <w:szCs w:val="22"/>
        </w:rPr>
      </w:pPr>
      <w:r w:rsidRPr="007B5AC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 xml:space="preserve">Der </w:t>
      </w:r>
      <w:proofErr w:type="spellStart"/>
      <w:r w:rsidRPr="007B5AC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TunnelClient</w:t>
      </w:r>
      <w:proofErr w:type="spellEnd"/>
      <w:r w:rsidRPr="007B5AC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 xml:space="preserve"> überprüft dabei standardmäßig die Identität des </w:t>
      </w:r>
      <w:proofErr w:type="spellStart"/>
      <w:r w:rsidRPr="007B5AC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TunnelServers</w:t>
      </w:r>
      <w:proofErr w:type="spellEnd"/>
      <w:r w:rsidRPr="007B5AC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 xml:space="preserve"> anhand des erwarteten </w:t>
      </w:r>
      <w:r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 xml:space="preserve">und hinterlegten </w:t>
      </w:r>
      <w:r w:rsidRPr="007B5ACB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Public Keys</w:t>
      </w:r>
      <w:r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 xml:space="preserve">. Diese Option lässt sich allerdings über das </w:t>
      </w:r>
      <w:proofErr w:type="spellStart"/>
      <w:r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Flag</w:t>
      </w:r>
      <w:proofErr w:type="spellEnd"/>
      <w:r w:rsidR="006D347D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 xml:space="preserve"> </w:t>
      </w:r>
      <w:r w:rsidRPr="006D347D">
        <w:rPr>
          <w:rStyle w:val="Fett"/>
          <w:rFonts w:ascii="Helvetica" w:eastAsiaTheme="majorEastAsia" w:hAnsi="Helvetica"/>
          <w:b w:val="0"/>
          <w:bCs w:val="0"/>
          <w:i/>
          <w:iCs/>
          <w:sz w:val="22"/>
          <w:szCs w:val="22"/>
        </w:rPr>
        <w:t>--</w:t>
      </w:r>
      <w:proofErr w:type="spellStart"/>
      <w:r w:rsidRPr="006D347D">
        <w:rPr>
          <w:rStyle w:val="Fett"/>
          <w:rFonts w:ascii="Helvetica" w:eastAsiaTheme="majorEastAsia" w:hAnsi="Helvetica"/>
          <w:b w:val="0"/>
          <w:bCs w:val="0"/>
          <w:i/>
          <w:iCs/>
          <w:sz w:val="22"/>
          <w:szCs w:val="22"/>
        </w:rPr>
        <w:t>no</w:t>
      </w:r>
      <w:proofErr w:type="spellEnd"/>
      <w:r w:rsidRPr="006D347D">
        <w:rPr>
          <w:rStyle w:val="Fett"/>
          <w:rFonts w:ascii="Helvetica" w:eastAsiaTheme="majorEastAsia" w:hAnsi="Helvetica"/>
          <w:b w:val="0"/>
          <w:bCs w:val="0"/>
          <w:i/>
          <w:iCs/>
          <w:sz w:val="22"/>
          <w:szCs w:val="22"/>
        </w:rPr>
        <w:t>-server-</w:t>
      </w:r>
      <w:proofErr w:type="spellStart"/>
      <w:r w:rsidRPr="006D347D">
        <w:rPr>
          <w:rStyle w:val="Fett"/>
          <w:rFonts w:ascii="Helvetica" w:eastAsiaTheme="majorEastAsia" w:hAnsi="Helvetica"/>
          <w:b w:val="0"/>
          <w:bCs w:val="0"/>
          <w:i/>
          <w:iCs/>
          <w:sz w:val="22"/>
          <w:szCs w:val="22"/>
        </w:rPr>
        <w:t>auth</w:t>
      </w:r>
      <w:proofErr w:type="spellEnd"/>
      <w:r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 xml:space="preserve"> deaktivieren. </w:t>
      </w:r>
    </w:p>
    <w:p w14:paraId="38D64FE0" w14:textId="5CA919A4" w:rsidR="002515FB" w:rsidRDefault="00972056" w:rsidP="002515FB">
      <w:pPr>
        <w:pStyle w:val="StandardWeb"/>
        <w:rPr>
          <w:rFonts w:ascii="Helvetica" w:hAnsi="Helvetica"/>
          <w:sz w:val="22"/>
          <w:szCs w:val="22"/>
        </w:rPr>
      </w:pPr>
      <w:r w:rsidRPr="00972056">
        <w:rPr>
          <w:rFonts w:ascii="Helvetica" w:hAnsi="Helvetica"/>
          <w:sz w:val="22"/>
          <w:szCs w:val="22"/>
        </w:rPr>
        <w:t xml:space="preserve">Für den </w:t>
      </w:r>
      <w:proofErr w:type="spellStart"/>
      <w:r w:rsidRPr="00972056">
        <w:rPr>
          <w:rFonts w:ascii="Helvetica" w:hAnsi="Helvetica"/>
          <w:sz w:val="22"/>
          <w:szCs w:val="22"/>
        </w:rPr>
        <w:t>Gatewaybetrieb</w:t>
      </w:r>
      <w:proofErr w:type="spellEnd"/>
      <w:r w:rsidRPr="00972056">
        <w:rPr>
          <w:rFonts w:ascii="Helvetica" w:hAnsi="Helvetica"/>
          <w:sz w:val="22"/>
          <w:szCs w:val="22"/>
        </w:rPr>
        <w:t xml:space="preserve"> werden zusätzlich systemseitige Netzwerkkonfigurationen vorgenommen. Der Server aktiviert IPv4-Forwarding und konfiguriert </w:t>
      </w:r>
      <w:proofErr w:type="spellStart"/>
      <w:r w:rsidRPr="00972056">
        <w:rPr>
          <w:rFonts w:ascii="Helvetica" w:hAnsi="Helvetica"/>
          <w:sz w:val="22"/>
          <w:szCs w:val="22"/>
        </w:rPr>
        <w:t>Forwarding</w:t>
      </w:r>
      <w:proofErr w:type="spellEnd"/>
      <w:r w:rsidRPr="00972056">
        <w:rPr>
          <w:rFonts w:ascii="Helvetica" w:hAnsi="Helvetica"/>
          <w:sz w:val="22"/>
          <w:szCs w:val="22"/>
        </w:rPr>
        <w:t>-Regeln zwischen dem TUN-Interface und dem externen Netzwerkinterface. Im Gateway-Modus wird darüber hinaus eine NAT/</w:t>
      </w:r>
      <w:proofErr w:type="spellStart"/>
      <w:r w:rsidRPr="00972056">
        <w:rPr>
          <w:rFonts w:ascii="Helvetica" w:hAnsi="Helvetica"/>
          <w:sz w:val="22"/>
          <w:szCs w:val="22"/>
        </w:rPr>
        <w:t>Masquerading</w:t>
      </w:r>
      <w:proofErr w:type="spellEnd"/>
      <w:r w:rsidRPr="00972056">
        <w:rPr>
          <w:rFonts w:ascii="Helvetica" w:hAnsi="Helvetica"/>
          <w:sz w:val="22"/>
          <w:szCs w:val="22"/>
        </w:rPr>
        <w:t>-Regel gesetzt, um ausgehenden Traffic der Clients über das Serverinterface ins externe Netz weiterzuleiten. Beim Beenden einer Session werden zugehörige Routen sowie NAT-Regeln entfernt und die vergebene IP-Adresse wieder in den Pool zurückgeführt</w:t>
      </w:r>
      <w:r>
        <w:rPr>
          <w:rFonts w:ascii="Helvetica" w:hAnsi="Helvetica"/>
          <w:sz w:val="22"/>
          <w:szCs w:val="22"/>
        </w:rPr>
        <w:t>.</w:t>
      </w:r>
    </w:p>
    <w:p w14:paraId="29206C00" w14:textId="74D0747C" w:rsidR="003D439A" w:rsidRPr="003D439A" w:rsidRDefault="003D439A" w:rsidP="003D439A">
      <w:pPr>
        <w:pStyle w:val="StandardWeb"/>
        <w:rPr>
          <w:rFonts w:ascii="Helvetica" w:hAnsi="Helvetica"/>
          <w:sz w:val="22"/>
          <w:szCs w:val="22"/>
        </w:rPr>
      </w:pPr>
      <w:r w:rsidRPr="003D439A">
        <w:rPr>
          <w:rFonts w:ascii="Helvetica" w:hAnsi="Helvetica"/>
          <w:sz w:val="22"/>
          <w:szCs w:val="22"/>
        </w:rPr>
        <w:t>Obwohl der Transportkanal des Tunnels (MQTT über TCP) eine zuverlässige und geordnete Übertragung gewährleistet, wurde die MTU des verwendeten TUN-Interfaces bewusst auf einen festen Wert begrenzt. Hintergrund ist, dass der Tunnel auf Paketebene arbeitet und IP-Pakete aus dem TUN-Device direkt als Payload in MQTT-Nachrichten kapselt. In der Implementierung werden diese IP-Pakete mit einem festen Puffer (1500 Byte) aus dem TUN-Device gelesen und anschließend unverändert weitergeleitet. Würde das Betriebssystem IP-Pakete erzeugen, die größer als der verfügbare Puffer oder die erwartete MTU sind, könnte dies zu einer unvollständigen Paketübernahme</w:t>
      </w:r>
      <w:r w:rsidR="000A45E9">
        <w:rPr>
          <w:rFonts w:ascii="Helvetica" w:hAnsi="Helvetica"/>
          <w:sz w:val="22"/>
          <w:szCs w:val="22"/>
        </w:rPr>
        <w:t xml:space="preserve"> </w:t>
      </w:r>
      <w:r w:rsidRPr="003D439A">
        <w:rPr>
          <w:rFonts w:ascii="Helvetica" w:hAnsi="Helvetica"/>
          <w:sz w:val="22"/>
          <w:szCs w:val="22"/>
        </w:rPr>
        <w:t>und damit zu korrupten IP-Paketen führen. Solche Fehler lassen sich nicht durch TCP korrigieren, da TCP erst oberhalb der IP-Schicht wirkt und bereits beschädigte IP-Pakete vom Netzwerkstack verworfen werden.</w:t>
      </w:r>
      <w:r w:rsidR="000A45E9">
        <w:rPr>
          <w:rFonts w:ascii="Helvetica" w:hAnsi="Helvetica"/>
          <w:sz w:val="22"/>
          <w:szCs w:val="22"/>
        </w:rPr>
        <w:t xml:space="preserve"> Um einen Puffer zur üblichen MTU in Ethernet-Netzwerken zu </w:t>
      </w:r>
      <w:proofErr w:type="gramStart"/>
      <w:r w:rsidR="000A45E9">
        <w:rPr>
          <w:rFonts w:ascii="Helvetica" w:hAnsi="Helvetica"/>
          <w:sz w:val="22"/>
          <w:szCs w:val="22"/>
        </w:rPr>
        <w:t>haben</w:t>
      </w:r>
      <w:proofErr w:type="gramEnd"/>
      <w:r w:rsidR="000A45E9">
        <w:rPr>
          <w:rFonts w:ascii="Helvetica" w:hAnsi="Helvetica"/>
          <w:sz w:val="22"/>
          <w:szCs w:val="22"/>
        </w:rPr>
        <w:t xml:space="preserve"> wird die MTU des TUN-Devices auf 1400 Bytes gesetzt um insbesondere bei der Nutzung der integrierten Verschlüsselung durch den Overhead keine Fragmentation zu erreichen die zwar bei getunneltem TCP-Traffic durch das Protokoll aufgefangen werden würde, bei UDP Traffic aber Datagramme unwiderruflich abschneiden würde. </w:t>
      </w:r>
      <w:r w:rsidR="006D347D">
        <w:rPr>
          <w:rFonts w:ascii="Helvetica" w:hAnsi="Helvetica"/>
          <w:sz w:val="22"/>
          <w:szCs w:val="22"/>
        </w:rPr>
        <w:t xml:space="preserve">Der Overhead durch die Verschlüsslung beträgt durch 24 Bit </w:t>
      </w:r>
      <w:proofErr w:type="spellStart"/>
      <w:r w:rsidR="006D347D">
        <w:rPr>
          <w:rFonts w:ascii="Helvetica" w:hAnsi="Helvetica"/>
          <w:sz w:val="22"/>
          <w:szCs w:val="22"/>
        </w:rPr>
        <w:t>Nonce</w:t>
      </w:r>
      <w:proofErr w:type="spellEnd"/>
      <w:r w:rsidR="006D347D">
        <w:rPr>
          <w:rFonts w:ascii="Helvetica" w:hAnsi="Helvetica"/>
          <w:sz w:val="22"/>
          <w:szCs w:val="22"/>
        </w:rPr>
        <w:t xml:space="preserve"> und 16 Bit Message Authentication Code 40 Byte pro gekapseltes Paket.</w:t>
      </w:r>
    </w:p>
    <w:p w14:paraId="06828B7A" w14:textId="592D85E2" w:rsidR="003D439A" w:rsidRPr="003D439A" w:rsidRDefault="003D439A" w:rsidP="003D439A">
      <w:pPr>
        <w:pStyle w:val="StandardWeb"/>
        <w:rPr>
          <w:rFonts w:ascii="Helvetica" w:hAnsi="Helvetica"/>
          <w:sz w:val="22"/>
          <w:szCs w:val="22"/>
        </w:rPr>
      </w:pPr>
      <w:r w:rsidRPr="003D439A">
        <w:rPr>
          <w:rFonts w:ascii="Helvetica" w:hAnsi="Helvetica"/>
          <w:sz w:val="22"/>
          <w:szCs w:val="22"/>
        </w:rPr>
        <w:lastRenderedPageBreak/>
        <w:t>Durch die explizite MTU-Begrenzung wird sichergestellt, dass der Kernel ausschließlich IP-Pakete innerhalb der erwarteten Größenordnung über das TUN-Interface ausliefert. Dies erhöht die Robustheit der Implementierung</w:t>
      </w:r>
      <w:r w:rsidRPr="003D439A">
        <w:rPr>
          <w:rFonts w:ascii="Helvetica" w:hAnsi="Helvetica"/>
          <w:sz w:val="22"/>
          <w:szCs w:val="22"/>
        </w:rPr>
        <w:t xml:space="preserve"> und </w:t>
      </w:r>
      <w:r w:rsidRPr="003D439A">
        <w:rPr>
          <w:rFonts w:ascii="Helvetica" w:hAnsi="Helvetica"/>
          <w:sz w:val="22"/>
          <w:szCs w:val="22"/>
        </w:rPr>
        <w:t>reduziert das Risiko von Fragmentierung</w:t>
      </w:r>
      <w:r w:rsidRPr="003D439A">
        <w:rPr>
          <w:rFonts w:ascii="Helvetica" w:hAnsi="Helvetica"/>
          <w:sz w:val="22"/>
          <w:szCs w:val="22"/>
        </w:rPr>
        <w:t>.</w:t>
      </w:r>
    </w:p>
    <w:p w14:paraId="6F5A25DA" w14:textId="0A611A49" w:rsidR="003D439A" w:rsidRPr="007B5ACB" w:rsidRDefault="003D439A" w:rsidP="003D439A">
      <w:pPr>
        <w:pStyle w:val="StandardWeb"/>
        <w:rPr>
          <w:rFonts w:ascii="Helvetica" w:hAnsi="Helvetica"/>
          <w:sz w:val="22"/>
          <w:szCs w:val="22"/>
        </w:rPr>
      </w:pPr>
      <w:r w:rsidRPr="003D439A">
        <w:rPr>
          <w:rFonts w:ascii="Helvetica" w:hAnsi="Helvetica"/>
          <w:sz w:val="22"/>
          <w:szCs w:val="22"/>
        </w:rPr>
        <w:t>Weiterhin wird</w:t>
      </w:r>
      <w:r w:rsidRPr="003D439A">
        <w:rPr>
          <w:rFonts w:ascii="Helvetica" w:hAnsi="Helvetica"/>
          <w:sz w:val="22"/>
          <w:szCs w:val="22"/>
        </w:rPr>
        <w:t xml:space="preserve"> </w:t>
      </w:r>
      <w:r w:rsidRPr="003D439A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MQTT QoS 1</w:t>
      </w:r>
      <w:r w:rsidRPr="003D439A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 xml:space="preserve"> verwendet</w:t>
      </w:r>
      <w:r w:rsidRPr="003D439A">
        <w:rPr>
          <w:rFonts w:ascii="Helvetica" w:hAnsi="Helvetica"/>
          <w:sz w:val="22"/>
          <w:szCs w:val="22"/>
        </w:rPr>
        <w:t xml:space="preserve">, da es im Tunnelbetrieb eine </w:t>
      </w:r>
      <w:r w:rsidRPr="003D439A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 xml:space="preserve">ausreichende Zustellgarantie </w:t>
      </w:r>
      <w:r w:rsidRPr="003D439A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(</w:t>
      </w:r>
      <w:r w:rsidRPr="003D439A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mindestens einmal) bei moderatem Overhead</w:t>
      </w:r>
      <w:r w:rsidRPr="003D439A">
        <w:rPr>
          <w:rFonts w:ascii="Helvetica" w:hAnsi="Helvetica"/>
          <w:sz w:val="22"/>
          <w:szCs w:val="22"/>
        </w:rPr>
        <w:t xml:space="preserve"> bietet und damit </w:t>
      </w:r>
      <w:r w:rsidRPr="003D439A">
        <w:rPr>
          <w:rFonts w:ascii="Helvetica" w:hAnsi="Helvetica"/>
          <w:sz w:val="22"/>
          <w:szCs w:val="22"/>
        </w:rPr>
        <w:t xml:space="preserve">mögliche </w:t>
      </w:r>
      <w:r w:rsidRPr="003D439A">
        <w:rPr>
          <w:rStyle w:val="Fett"/>
          <w:rFonts w:ascii="Helvetica" w:eastAsiaTheme="majorEastAsia" w:hAnsi="Helvetica"/>
          <w:b w:val="0"/>
          <w:bCs w:val="0"/>
          <w:sz w:val="22"/>
          <w:szCs w:val="22"/>
        </w:rPr>
        <w:t>Paketverluste deutlich reduziert</w:t>
      </w:r>
      <w:r w:rsidRPr="003D439A">
        <w:rPr>
          <w:rFonts w:ascii="Helvetica" w:hAnsi="Helvetica"/>
          <w:b/>
          <w:bCs/>
          <w:sz w:val="22"/>
          <w:szCs w:val="22"/>
        </w:rPr>
        <w:t>,</w:t>
      </w:r>
      <w:r w:rsidRPr="003D439A">
        <w:rPr>
          <w:rFonts w:ascii="Helvetica" w:hAnsi="Helvetica"/>
          <w:sz w:val="22"/>
          <w:szCs w:val="22"/>
        </w:rPr>
        <w:t xml:space="preserve"> ohne die Latenz und </w:t>
      </w:r>
      <w:r>
        <w:rPr>
          <w:rFonts w:ascii="Helvetica" w:hAnsi="Helvetica"/>
          <w:sz w:val="22"/>
          <w:szCs w:val="22"/>
        </w:rPr>
        <w:t xml:space="preserve">Belastung des </w:t>
      </w:r>
      <w:r w:rsidRPr="003D439A">
        <w:rPr>
          <w:rFonts w:ascii="Helvetica" w:hAnsi="Helvetica"/>
          <w:sz w:val="22"/>
          <w:szCs w:val="22"/>
        </w:rPr>
        <w:t>Broker</w:t>
      </w:r>
      <w:r>
        <w:rPr>
          <w:rFonts w:ascii="Helvetica" w:hAnsi="Helvetica"/>
          <w:sz w:val="22"/>
          <w:szCs w:val="22"/>
        </w:rPr>
        <w:t>s</w:t>
      </w:r>
      <w:r w:rsidRPr="003D439A">
        <w:rPr>
          <w:rFonts w:ascii="Helvetica" w:hAnsi="Helvetica"/>
          <w:sz w:val="22"/>
          <w:szCs w:val="22"/>
        </w:rPr>
        <w:t xml:space="preserve"> wie bei QoS 2</w:t>
      </w:r>
      <w:r w:rsidRPr="003D439A">
        <w:rPr>
          <w:rFonts w:ascii="Helvetica" w:hAnsi="Helvetica"/>
          <w:sz w:val="22"/>
          <w:szCs w:val="22"/>
        </w:rPr>
        <w:t xml:space="preserve"> </w:t>
      </w:r>
      <w:r w:rsidRPr="007B5ACB">
        <w:rPr>
          <w:rFonts w:ascii="Helvetica" w:hAnsi="Helvetica"/>
          <w:sz w:val="22"/>
          <w:szCs w:val="22"/>
        </w:rPr>
        <w:t>durch einen 4-way-Handshake</w:t>
      </w:r>
      <w:r w:rsidRPr="007B5ACB">
        <w:rPr>
          <w:rFonts w:ascii="Helvetica" w:hAnsi="Helvetica"/>
          <w:sz w:val="22"/>
          <w:szCs w:val="22"/>
        </w:rPr>
        <w:t xml:space="preserve"> unnötig zu erhöhen</w:t>
      </w:r>
      <w:r w:rsidR="007B5ACB" w:rsidRPr="007B5ACB">
        <w:rPr>
          <w:rFonts w:ascii="Helvetica" w:hAnsi="Helvetica"/>
          <w:sz w:val="22"/>
          <w:szCs w:val="22"/>
        </w:rPr>
        <w:t>.</w:t>
      </w:r>
    </w:p>
    <w:p w14:paraId="342AE9A0" w14:textId="6788EC09" w:rsidR="007B5ACB" w:rsidRPr="007B5ACB" w:rsidRDefault="007B5ACB" w:rsidP="003D439A">
      <w:pPr>
        <w:pStyle w:val="StandardWeb"/>
        <w:rPr>
          <w:rFonts w:ascii="Helvetica" w:hAnsi="Helvetica"/>
          <w:sz w:val="22"/>
          <w:szCs w:val="22"/>
        </w:rPr>
      </w:pPr>
      <w:r w:rsidRPr="007B5ACB">
        <w:rPr>
          <w:rFonts w:ascii="Helvetica" w:hAnsi="Helvetica"/>
          <w:sz w:val="22"/>
          <w:szCs w:val="22"/>
        </w:rPr>
        <w:t xml:space="preserve">Die Argumente die die </w:t>
      </w:r>
      <w:proofErr w:type="spellStart"/>
      <w:r w:rsidRPr="007B5ACB">
        <w:rPr>
          <w:rFonts w:ascii="Helvetica" w:hAnsi="Helvetica"/>
          <w:sz w:val="22"/>
          <w:szCs w:val="22"/>
        </w:rPr>
        <w:t>Application</w:t>
      </w:r>
      <w:proofErr w:type="spellEnd"/>
      <w:r w:rsidRPr="007B5ACB">
        <w:rPr>
          <w:rFonts w:ascii="Helvetica" w:hAnsi="Helvetica"/>
          <w:sz w:val="22"/>
          <w:szCs w:val="22"/>
        </w:rPr>
        <w:t xml:space="preserve"> entgegennimmt sind in Tabelle 2 abgebildet.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692"/>
        <w:gridCol w:w="1528"/>
        <w:gridCol w:w="4937"/>
      </w:tblGrid>
      <w:tr w:rsidR="007B5ACB" w:rsidRPr="007B5ACB" w14:paraId="7A2648C1" w14:textId="77777777" w:rsidTr="007B5A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C7220" w14:textId="77777777" w:rsidR="007B5ACB" w:rsidRPr="007B5ACB" w:rsidRDefault="007B5ACB" w:rsidP="007B5ACB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10F2FC5C" w14:textId="77777777" w:rsidR="007B5ACB" w:rsidRPr="007B5ACB" w:rsidRDefault="007B5ACB" w:rsidP="007B5ACB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54C81AE1" w14:textId="77777777" w:rsidR="007B5ACB" w:rsidRPr="007B5ACB" w:rsidRDefault="007B5ACB" w:rsidP="007B5ACB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29D39" w14:textId="77777777" w:rsidR="007B5ACB" w:rsidRPr="007B5ACB" w:rsidRDefault="007B5ACB" w:rsidP="007B5ACB">
            <w:pPr>
              <w:jc w:val="center"/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Beschreibung</w:t>
            </w:r>
          </w:p>
        </w:tc>
      </w:tr>
      <w:tr w:rsidR="007B5ACB" w:rsidRPr="007B5ACB" w14:paraId="4225C673" w14:textId="77777777" w:rsidTr="007B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0508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Betriebsmodus</w:t>
            </w:r>
          </w:p>
        </w:tc>
        <w:tc>
          <w:tcPr>
            <w:tcW w:w="0" w:type="auto"/>
            <w:vAlign w:val="center"/>
            <w:hideMark/>
          </w:tcPr>
          <w:p w14:paraId="1347D38F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&lt;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str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58BCBA6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-m, --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42CC1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Legt den Betriebsmodus des Tunnels fest (</w:t>
            </w:r>
            <w:proofErr w:type="spellStart"/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client</w:t>
            </w:r>
            <w:proofErr w:type="spellEnd"/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, </w:t>
            </w:r>
            <w:proofErr w:type="spellStart"/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server</w:t>
            </w:r>
            <w:proofErr w:type="spellEnd"/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).</w:t>
            </w:r>
          </w:p>
        </w:tc>
      </w:tr>
      <w:tr w:rsidR="007B5ACB" w:rsidRPr="007B5ACB" w14:paraId="5BBA4257" w14:textId="77777777" w:rsidTr="007B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F78E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Broker</w:t>
            </w:r>
          </w:p>
        </w:tc>
        <w:tc>
          <w:tcPr>
            <w:tcW w:w="0" w:type="auto"/>
            <w:vAlign w:val="center"/>
            <w:hideMark/>
          </w:tcPr>
          <w:p w14:paraId="7737CAE4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&lt;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url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26F7188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-b, --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broker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F6249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val="en-US"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val="en-US" w:eastAsia="de-DE"/>
                <w14:ligatures w14:val="none"/>
              </w:rPr>
              <w:t xml:space="preserve">URI des MQTT-Brokers (z. B. </w:t>
            </w: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val="en-US" w:eastAsia="de-DE"/>
                <w14:ligatures w14:val="none"/>
              </w:rPr>
              <w:t>tcp://localhost:1883</w:t>
            </w: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val="en-US" w:eastAsia="de-DE"/>
                <w14:ligatures w14:val="none"/>
              </w:rPr>
              <w:t>).</w:t>
            </w:r>
          </w:p>
        </w:tc>
      </w:tr>
      <w:tr w:rsidR="007B5ACB" w:rsidRPr="007B5ACB" w14:paraId="3F93AEFA" w14:textId="77777777" w:rsidTr="007B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E9D0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Client-ID</w:t>
            </w:r>
          </w:p>
        </w:tc>
        <w:tc>
          <w:tcPr>
            <w:tcW w:w="0" w:type="auto"/>
            <w:vAlign w:val="center"/>
            <w:hideMark/>
          </w:tcPr>
          <w:p w14:paraId="13097AC0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&lt;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str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DB6D557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-i, --client-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BC6BA" w14:textId="525A6489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Bezeichner des Clients.</w:t>
            </w:r>
          </w:p>
        </w:tc>
      </w:tr>
      <w:tr w:rsidR="007B5ACB" w:rsidRPr="007B5ACB" w14:paraId="0E00811A" w14:textId="77777777" w:rsidTr="007B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8BC2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Command-Channel</w:t>
            </w:r>
          </w:p>
        </w:tc>
        <w:tc>
          <w:tcPr>
            <w:tcW w:w="0" w:type="auto"/>
            <w:vAlign w:val="center"/>
            <w:hideMark/>
          </w:tcPr>
          <w:p w14:paraId="397A4A46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&lt;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str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3802D22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-t, --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command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-topic</w:t>
            </w:r>
          </w:p>
        </w:tc>
        <w:tc>
          <w:tcPr>
            <w:tcW w:w="0" w:type="auto"/>
            <w:vAlign w:val="center"/>
            <w:hideMark/>
          </w:tcPr>
          <w:p w14:paraId="2AB572C4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MQTT-Topic, das für den Tunnel-Setup/Handshake verwendet wird.</w:t>
            </w:r>
          </w:p>
        </w:tc>
      </w:tr>
      <w:tr w:rsidR="007B5ACB" w:rsidRPr="007B5ACB" w14:paraId="3B5ADE5A" w14:textId="77777777" w:rsidTr="007B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8941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Tunnel-Modus</w:t>
            </w:r>
          </w:p>
        </w:tc>
        <w:tc>
          <w:tcPr>
            <w:tcW w:w="0" w:type="auto"/>
            <w:vAlign w:val="center"/>
            <w:hideMark/>
          </w:tcPr>
          <w:p w14:paraId="064F4F0B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&lt;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str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B9816F7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-T, --tunnel-mode</w:t>
            </w:r>
          </w:p>
        </w:tc>
        <w:tc>
          <w:tcPr>
            <w:tcW w:w="0" w:type="auto"/>
            <w:vAlign w:val="center"/>
            <w:hideMark/>
          </w:tcPr>
          <w:p w14:paraId="4B349592" w14:textId="50EC775D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Tunnelmodus: einfache Verbindung oder Gateway-Modus.</w:t>
            </w:r>
            <w: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 (</w:t>
            </w:r>
            <w:proofErr w:type="spellStart"/>
            <w: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connection</w:t>
            </w:r>
            <w:proofErr w:type="spellEnd"/>
            <w: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 xml:space="preserve"> / </w:t>
            </w:r>
            <w:proofErr w:type="spellStart"/>
            <w: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gateway</w:t>
            </w:r>
            <w:proofErr w:type="spellEnd"/>
            <w: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)</w:t>
            </w:r>
          </w:p>
        </w:tc>
      </w:tr>
      <w:tr w:rsidR="007B5ACB" w:rsidRPr="007B5ACB" w14:paraId="2FEB1652" w14:textId="77777777" w:rsidTr="007B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F425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Verbose-Modus</w:t>
            </w:r>
          </w:p>
        </w:tc>
        <w:tc>
          <w:tcPr>
            <w:tcW w:w="0" w:type="auto"/>
            <w:vAlign w:val="center"/>
            <w:hideMark/>
          </w:tcPr>
          <w:p w14:paraId="2D72F3ED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&lt;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flag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E04A5B0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-v, --verbose</w:t>
            </w:r>
          </w:p>
        </w:tc>
        <w:tc>
          <w:tcPr>
            <w:tcW w:w="0" w:type="auto"/>
            <w:vAlign w:val="center"/>
            <w:hideMark/>
          </w:tcPr>
          <w:p w14:paraId="730F6037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Aktiviert ausführliche Log-Ausgaben für Debugging/Analyse.</w:t>
            </w:r>
          </w:p>
        </w:tc>
      </w:tr>
      <w:tr w:rsidR="007B5ACB" w:rsidRPr="007B5ACB" w14:paraId="137353FE" w14:textId="77777777" w:rsidTr="007B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0740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Verschlüsselung aus</w:t>
            </w:r>
          </w:p>
        </w:tc>
        <w:tc>
          <w:tcPr>
            <w:tcW w:w="0" w:type="auto"/>
            <w:vAlign w:val="center"/>
            <w:hideMark/>
          </w:tcPr>
          <w:p w14:paraId="43571CAF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&lt;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flag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FF437C4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--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insecure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36842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Deaktiviert die Verschlüsselung.</w:t>
            </w:r>
          </w:p>
        </w:tc>
      </w:tr>
      <w:tr w:rsidR="007B5ACB" w:rsidRPr="007B5ACB" w14:paraId="4782C304" w14:textId="77777777" w:rsidTr="007B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EA99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Server-Auth aus</w:t>
            </w:r>
          </w:p>
        </w:tc>
        <w:tc>
          <w:tcPr>
            <w:tcW w:w="0" w:type="auto"/>
            <w:vAlign w:val="center"/>
            <w:hideMark/>
          </w:tcPr>
          <w:p w14:paraId="5C59D9AE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&lt;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flag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E00C9D7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--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no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-server-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E86B6" w14:textId="0552BE4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Client überspringt die Prüfung des Server-Public-Keys.</w:t>
            </w:r>
          </w:p>
        </w:tc>
      </w:tr>
      <w:tr w:rsidR="007B5ACB" w:rsidRPr="007B5ACB" w14:paraId="7CAFEED2" w14:textId="77777777" w:rsidTr="007B5A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548E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C38BF34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&lt;</w:t>
            </w:r>
            <w:proofErr w:type="spellStart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str</w:t>
            </w:r>
            <w:proofErr w:type="spellEnd"/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80BEBDB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Courier New"/>
                <w:kern w:val="0"/>
                <w:sz w:val="22"/>
                <w:szCs w:val="22"/>
                <w:lang w:eastAsia="de-DE"/>
                <w14:ligatures w14:val="none"/>
              </w:rPr>
              <w:t>--interface</w:t>
            </w:r>
          </w:p>
        </w:tc>
        <w:tc>
          <w:tcPr>
            <w:tcW w:w="0" w:type="auto"/>
            <w:vAlign w:val="center"/>
            <w:hideMark/>
          </w:tcPr>
          <w:p w14:paraId="762ECE5E" w14:textId="77777777" w:rsidR="007B5ACB" w:rsidRPr="007B5ACB" w:rsidRDefault="007B5ACB" w:rsidP="007B5ACB">
            <w:pPr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7B5ACB">
              <w:rPr>
                <w:rFonts w:ascii="Helvetica" w:eastAsia="Times New Roman" w:hAnsi="Helvetica" w:cs="Times New Roman"/>
                <w:kern w:val="0"/>
                <w:sz w:val="22"/>
                <w:szCs w:val="22"/>
                <w:lang w:eastAsia="de-DE"/>
                <w14:ligatures w14:val="none"/>
              </w:rPr>
              <w:t>Netzwerkschnittstelle für NAT-Regeln im Gateway-Modus (Server-Seite).</w:t>
            </w:r>
          </w:p>
        </w:tc>
      </w:tr>
    </w:tbl>
    <w:p w14:paraId="030F6E3D" w14:textId="77777777" w:rsidR="007B5ACB" w:rsidRPr="003D439A" w:rsidRDefault="007B5ACB" w:rsidP="003D439A">
      <w:pPr>
        <w:pStyle w:val="StandardWeb"/>
        <w:rPr>
          <w:rFonts w:ascii="Helvetica" w:hAnsi="Helvetica"/>
          <w:sz w:val="22"/>
          <w:szCs w:val="22"/>
        </w:rPr>
      </w:pPr>
    </w:p>
    <w:p w14:paraId="6C099C14" w14:textId="5FC5886F" w:rsidR="0026021B" w:rsidRDefault="006D347D" w:rsidP="0026021B">
      <w:pPr>
        <w:spacing w:before="100" w:beforeAutospacing="1" w:after="100" w:afterAutospacing="1"/>
        <w:rPr>
          <w:rFonts w:ascii="Helvetica" w:hAnsi="Helvetica"/>
          <w:sz w:val="22"/>
          <w:szCs w:val="22"/>
        </w:rPr>
      </w:pPr>
      <w:r w:rsidRPr="006D347D">
        <w:rPr>
          <w:rFonts w:ascii="Helvetica" w:hAnsi="Helvetica"/>
          <w:sz w:val="22"/>
          <w:szCs w:val="22"/>
        </w:rPr>
        <w:lastRenderedPageBreak/>
        <w:drawing>
          <wp:inline distT="0" distB="0" distL="0" distR="0" wp14:anchorId="380FECB5" wp14:editId="47FA630D">
            <wp:extent cx="5760720" cy="3244215"/>
            <wp:effectExtent l="0" t="0" r="5080" b="0"/>
            <wp:docPr id="383987010" name="Grafik 1" descr="Ein Bild, das Text, Diagramm, Reihe, Pla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87010" name="Grafik 1" descr="Ein Bild, das Text, Diagramm, Reihe, Plan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A0D6" w14:textId="77777777" w:rsidR="00F97F29" w:rsidRPr="007B5ACB" w:rsidRDefault="00F97F29" w:rsidP="0026021B">
      <w:pPr>
        <w:spacing w:before="100" w:beforeAutospacing="1" w:after="100" w:afterAutospacing="1"/>
        <w:rPr>
          <w:rFonts w:ascii="Helvetica" w:hAnsi="Helvetica"/>
          <w:sz w:val="22"/>
          <w:szCs w:val="22"/>
        </w:rPr>
      </w:pPr>
    </w:p>
    <w:sectPr w:rsidR="00F97F29" w:rsidRPr="007B5A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 Medium"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25348"/>
    <w:multiLevelType w:val="multilevel"/>
    <w:tmpl w:val="8B56C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75768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er Hüpenbecker">
    <w15:presenceInfo w15:providerId="Windows Live" w15:userId="76685aaf487088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15A"/>
    <w:rsid w:val="000049DB"/>
    <w:rsid w:val="000A45E9"/>
    <w:rsid w:val="002515FB"/>
    <w:rsid w:val="0026021B"/>
    <w:rsid w:val="00392AC9"/>
    <w:rsid w:val="003D439A"/>
    <w:rsid w:val="006D347D"/>
    <w:rsid w:val="007B5ACB"/>
    <w:rsid w:val="007E115A"/>
    <w:rsid w:val="008A1983"/>
    <w:rsid w:val="00972056"/>
    <w:rsid w:val="00E7006F"/>
    <w:rsid w:val="00F7197E"/>
    <w:rsid w:val="00F9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4B385"/>
  <w15:chartTrackingRefBased/>
  <w15:docId w15:val="{E6D12C91-CC03-044C-A5CD-BB53A5AA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E1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E1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E1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E1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E1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E11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E11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E11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E11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E1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E1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E1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E115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E115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E115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E115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E115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E11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E11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E1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E11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E1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E11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E115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E11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E115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E1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E115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E115A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7E115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7E115A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7E115A"/>
    <w:rPr>
      <w:rFonts w:ascii="Courier New" w:eastAsia="Times New Roman" w:hAnsi="Courier New" w:cs="Courier New"/>
      <w:sz w:val="20"/>
      <w:szCs w:val="20"/>
    </w:rPr>
  </w:style>
  <w:style w:type="paragraph" w:customStyle="1" w:styleId="TextA">
    <w:name w:val="Text A"/>
    <w:rsid w:val="000049D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kern w:val="0"/>
      <w:sz w:val="22"/>
      <w:szCs w:val="22"/>
      <w:u w:color="000000"/>
      <w:bdr w:val="nil"/>
      <w:lang w:eastAsia="de-DE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paragraph" w:customStyle="1" w:styleId="berschrift">
    <w:name w:val="Überschrift"/>
    <w:next w:val="TextA"/>
    <w:rsid w:val="000049DB"/>
    <w:pPr>
      <w:keepNext/>
      <w:pBdr>
        <w:top w:val="nil"/>
        <w:left w:val="nil"/>
        <w:bottom w:val="nil"/>
        <w:right w:val="nil"/>
        <w:between w:val="nil"/>
        <w:bar w:val="nil"/>
      </w:pBdr>
      <w:outlineLvl w:val="1"/>
    </w:pPr>
    <w:rPr>
      <w:rFonts w:ascii="Helvetica Neue" w:eastAsia="Helvetica Neue" w:hAnsi="Helvetica Neue" w:cs="Helvetica Neue"/>
      <w:b/>
      <w:bCs/>
      <w:color w:val="000000"/>
      <w:kern w:val="0"/>
      <w:sz w:val="36"/>
      <w:szCs w:val="36"/>
      <w:u w:color="000000"/>
      <w:bdr w:val="nil"/>
      <w:lang w:eastAsia="de-DE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paragraph" w:styleId="Beschriftung">
    <w:name w:val="caption"/>
    <w:rsid w:val="000049DB"/>
    <w:pPr>
      <w:keepLines/>
      <w:pBdr>
        <w:top w:val="nil"/>
        <w:left w:val="nil"/>
        <w:bottom w:val="nil"/>
        <w:right w:val="nil"/>
        <w:between w:val="nil"/>
        <w:bar w:val="nil"/>
      </w:pBdr>
      <w:jc w:val="center"/>
      <w:outlineLvl w:val="0"/>
    </w:pPr>
    <w:rPr>
      <w:rFonts w:ascii="Helvetica Neue Medium" w:eastAsia="Helvetica Neue Medium" w:hAnsi="Helvetica Neue Medium" w:cs="Helvetica Neue Medium"/>
      <w:color w:val="FFFFFF"/>
      <w:kern w:val="0"/>
      <w:bdr w:val="nil"/>
      <w:lang w:eastAsia="de-DE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1691</Words>
  <Characters>10659</Characters>
  <Application>Microsoft Office Word</Application>
  <DocSecurity>0</DocSecurity>
  <Lines>88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Hüpenbecker</dc:creator>
  <cp:keywords/>
  <dc:description/>
  <cp:lastModifiedBy>Per Hüpenbecker</cp:lastModifiedBy>
  <cp:revision>2</cp:revision>
  <dcterms:created xsi:type="dcterms:W3CDTF">2026-01-15T23:02:00Z</dcterms:created>
  <dcterms:modified xsi:type="dcterms:W3CDTF">2026-01-16T07:15:00Z</dcterms:modified>
</cp:coreProperties>
</file>